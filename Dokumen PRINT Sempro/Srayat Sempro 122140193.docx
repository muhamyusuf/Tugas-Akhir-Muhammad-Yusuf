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E7775" w:rsidRPr="00DD6093" w:rsidRDefault="00000000">
      <w:pPr>
        <w:spacing w:before="240" w:after="240"/>
        <w:jc w:val="center"/>
        <w:rPr>
          <w:rFonts w:ascii="Times New Roman" w:eastAsia="Times New Roman" w:hAnsi="Times New Roman" w:cs="Times New Roman"/>
          <w:b/>
          <w:sz w:val="32"/>
          <w:szCs w:val="32"/>
          <w:u w:val="single"/>
          <w:lang w:val="sv-SE"/>
        </w:rPr>
      </w:pPr>
      <w:r w:rsidRPr="00DD6093">
        <w:rPr>
          <w:rFonts w:ascii="Times New Roman" w:eastAsia="Times New Roman" w:hAnsi="Times New Roman" w:cs="Times New Roman"/>
          <w:b/>
          <w:sz w:val="32"/>
          <w:szCs w:val="32"/>
          <w:u w:val="single"/>
          <w:lang w:val="sv-SE"/>
        </w:rPr>
        <w:t xml:space="preserve">Surat Keterangan Cek </w:t>
      </w:r>
      <w:r w:rsidRPr="00DD6093">
        <w:rPr>
          <w:rFonts w:ascii="Times New Roman" w:eastAsia="Times New Roman" w:hAnsi="Times New Roman" w:cs="Times New Roman"/>
          <w:b/>
          <w:i/>
          <w:sz w:val="32"/>
          <w:szCs w:val="32"/>
          <w:u w:val="single"/>
          <w:lang w:val="sv-SE"/>
        </w:rPr>
        <w:t xml:space="preserve">Turnitin </w:t>
      </w:r>
      <w:r w:rsidRPr="00DD6093">
        <w:rPr>
          <w:rFonts w:ascii="Times New Roman" w:eastAsia="Times New Roman" w:hAnsi="Times New Roman" w:cs="Times New Roman"/>
          <w:b/>
          <w:sz w:val="32"/>
          <w:szCs w:val="32"/>
          <w:u w:val="single"/>
          <w:lang w:val="sv-SE"/>
        </w:rPr>
        <w:t>TA Mahasiswa</w:t>
      </w:r>
    </w:p>
    <w:p w14:paraId="00000002" w14:textId="77777777" w:rsidR="00CE7775" w:rsidRPr="00DD6093" w:rsidRDefault="00CE7775">
      <w:pPr>
        <w:spacing w:before="240" w:after="240"/>
        <w:jc w:val="center"/>
        <w:rPr>
          <w:rFonts w:ascii="Times New Roman" w:eastAsia="Times New Roman" w:hAnsi="Times New Roman" w:cs="Times New Roman"/>
          <w:b/>
          <w:sz w:val="24"/>
          <w:szCs w:val="24"/>
          <w:lang w:val="sv-SE"/>
        </w:rPr>
      </w:pPr>
    </w:p>
    <w:p w14:paraId="00000003" w14:textId="77777777" w:rsidR="00CE7775" w:rsidRPr="00DD6093" w:rsidRDefault="00000000">
      <w:pPr>
        <w:spacing w:before="240" w:after="24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Sehubungan dengan surat edaran UPT perpustakaan No B/273/IT9.E3/TA.01.04/2021 mengenai persyaratan mendapatkan surat bebas perpustakaan Institut Teknologi Sumatera, yang bertanda tangan di bawah ini:</w:t>
      </w:r>
    </w:p>
    <w:p w14:paraId="00000004" w14:textId="6E01ECB2" w:rsidR="00CE7775" w:rsidRPr="00DD6093" w:rsidRDefault="00000000">
      <w:pPr>
        <w:spacing w:before="240" w:after="0" w:line="276" w:lineRule="auto"/>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sidRPr="00DD6093">
        <w:rPr>
          <w:rFonts w:ascii="Times New Roman" w:eastAsia="Times New Roman" w:hAnsi="Times New Roman" w:cs="Times New Roman"/>
          <w:sz w:val="24"/>
          <w:szCs w:val="24"/>
          <w:lang w:val="sv-SE"/>
        </w:rPr>
        <w:t xml:space="preserve"> </w:t>
      </w:r>
    </w:p>
    <w:p w14:paraId="00000005" w14:textId="1748C226"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DD6093">
        <w:rPr>
          <w:rFonts w:ascii="Times New Roman" w:eastAsia="Times New Roman" w:hAnsi="Times New Roman" w:cs="Times New Roman"/>
          <w:sz w:val="24"/>
          <w:szCs w:val="24"/>
          <w:lang w:val="sv-SE"/>
        </w:rPr>
        <w:t xml:space="preserve"> </w:t>
      </w:r>
    </w:p>
    <w:p w14:paraId="00000006" w14:textId="77777777" w:rsidR="00CE7775" w:rsidRPr="00DD6093" w:rsidRDefault="00000000">
      <w:pPr>
        <w:spacing w:before="240" w:after="24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Jabatan</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 xml:space="preserve">: </w:t>
      </w:r>
    </w:p>
    <w:p w14:paraId="00000007" w14:textId="77777777"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sz w:val="24"/>
          <w:szCs w:val="24"/>
          <w:lang w:val="sv-SE"/>
        </w:rPr>
        <w:t xml:space="preserve">Menerangkan bahwa nama-nama berikut adalah mahasiswa yang telah diuji plagiarisme Tugas Akhirnya (TA) melalui fasilitas </w:t>
      </w:r>
      <w:r w:rsidRPr="00DD6093">
        <w:rPr>
          <w:rFonts w:ascii="Times New Roman" w:eastAsia="Times New Roman" w:hAnsi="Times New Roman" w:cs="Times New Roman"/>
          <w:i/>
          <w:sz w:val="24"/>
          <w:szCs w:val="24"/>
          <w:lang w:val="sv-SE"/>
        </w:rPr>
        <w:t>software</w:t>
      </w:r>
      <w:r w:rsidRPr="00DD6093">
        <w:rPr>
          <w:rFonts w:ascii="Times New Roman" w:eastAsia="Times New Roman" w:hAnsi="Times New Roman" w:cs="Times New Roman"/>
          <w:sz w:val="24"/>
          <w:szCs w:val="24"/>
          <w:lang w:val="sv-SE"/>
        </w:rPr>
        <w:t xml:space="preserve"> “Turnitin” akun Program Studi             pada tanggal</w:t>
      </w:r>
      <w:r w:rsidRPr="00DD6093">
        <w:rPr>
          <w:rFonts w:ascii="Times New Roman" w:eastAsia="Times New Roman" w:hAnsi="Times New Roman" w:cs="Times New Roman"/>
          <w:sz w:val="24"/>
          <w:szCs w:val="24"/>
          <w:highlight w:val="yellow"/>
          <w:lang w:val="sv-SE"/>
        </w:rPr>
        <w:t xml:space="preserve">  </w:t>
      </w:r>
      <w:r w:rsidRPr="00DD6093">
        <w:rPr>
          <w:rFonts w:ascii="Times New Roman" w:eastAsia="Times New Roman" w:hAnsi="Times New Roman" w:cs="Times New Roman"/>
          <w:sz w:val="24"/>
          <w:szCs w:val="24"/>
          <w:lang w:val="sv-SE"/>
        </w:rPr>
        <w:t xml:space="preserve">    </w:t>
      </w:r>
      <w:r w:rsidRPr="00DD6093">
        <w:rPr>
          <w:rFonts w:ascii="Times New Roman" w:eastAsia="Times New Roman" w:hAnsi="Times New Roman" w:cs="Times New Roman"/>
          <w:b/>
          <w:sz w:val="24"/>
          <w:szCs w:val="24"/>
          <w:lang w:val="sv-SE"/>
        </w:rPr>
        <w:t xml:space="preserve">        </w:t>
      </w:r>
    </w:p>
    <w:p w14:paraId="00000008" w14:textId="77777777" w:rsidR="00CE7775" w:rsidRPr="00DD6093" w:rsidRDefault="00000000">
      <w:pPr>
        <w:spacing w:before="240" w:after="240"/>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tbl>
      <w:tblPr>
        <w:tblStyle w:val="afff7"/>
        <w:tblW w:w="9495" w:type="dxa"/>
        <w:tblBorders>
          <w:top w:val="nil"/>
          <w:left w:val="nil"/>
          <w:bottom w:val="nil"/>
          <w:right w:val="nil"/>
          <w:insideH w:val="nil"/>
          <w:insideV w:val="nil"/>
        </w:tblBorders>
        <w:tblLayout w:type="fixed"/>
        <w:tblLook w:val="0600" w:firstRow="0" w:lastRow="0" w:firstColumn="0" w:lastColumn="0" w:noHBand="1" w:noVBand="1"/>
      </w:tblPr>
      <w:tblGrid>
        <w:gridCol w:w="645"/>
        <w:gridCol w:w="1575"/>
        <w:gridCol w:w="3885"/>
        <w:gridCol w:w="2160"/>
        <w:gridCol w:w="1230"/>
      </w:tblGrid>
      <w:tr w:rsidR="00CE7775" w14:paraId="273B1527" w14:textId="77777777">
        <w:trPr>
          <w:trHeight w:val="750"/>
        </w:trPr>
        <w:tc>
          <w:tcPr>
            <w:tcW w:w="645" w:type="dxa"/>
            <w:tcBorders>
              <w:top w:val="single" w:sz="6" w:space="0" w:color="000000"/>
              <w:left w:val="single" w:sz="6" w:space="0" w:color="000000"/>
              <w:bottom w:val="single" w:sz="6" w:space="0" w:color="000000"/>
              <w:right w:val="single" w:sz="6" w:space="0" w:color="000000"/>
            </w:tcBorders>
            <w:shd w:val="clear" w:color="auto" w:fill="BFBFBF"/>
            <w:tcMar>
              <w:top w:w="40" w:type="dxa"/>
              <w:left w:w="40" w:type="dxa"/>
              <w:bottom w:w="40" w:type="dxa"/>
              <w:right w:w="40" w:type="dxa"/>
            </w:tcMar>
          </w:tcPr>
          <w:p w14:paraId="00000009"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No</w:t>
            </w:r>
          </w:p>
        </w:tc>
        <w:tc>
          <w:tcPr>
            <w:tcW w:w="157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A" w14:textId="77777777" w:rsidR="00CE7775" w:rsidRDefault="00000000">
            <w:pPr>
              <w:spacing w:before="240" w:after="0"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Nama</w:t>
            </w:r>
          </w:p>
        </w:tc>
        <w:tc>
          <w:tcPr>
            <w:tcW w:w="3885"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B"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Judul</w:t>
            </w:r>
            <w:proofErr w:type="spellEnd"/>
            <w:r>
              <w:rPr>
                <w:rFonts w:ascii="Times New Roman" w:eastAsia="Times New Roman" w:hAnsi="Times New Roman" w:cs="Times New Roman"/>
                <w:b/>
                <w:sz w:val="28"/>
                <w:szCs w:val="28"/>
              </w:rPr>
              <w:t xml:space="preserve"> TA</w:t>
            </w:r>
          </w:p>
        </w:tc>
        <w:tc>
          <w:tcPr>
            <w:tcW w:w="2160"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C"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Pembimbing</w:t>
            </w:r>
            <w:proofErr w:type="spellEnd"/>
            <w:r>
              <w:rPr>
                <w:rFonts w:ascii="Times New Roman" w:eastAsia="Times New Roman" w:hAnsi="Times New Roman" w:cs="Times New Roman"/>
                <w:b/>
                <w:sz w:val="28"/>
                <w:szCs w:val="28"/>
              </w:rPr>
              <w:t xml:space="preserve"> Utama</w:t>
            </w:r>
          </w:p>
        </w:tc>
        <w:tc>
          <w:tcPr>
            <w:tcW w:w="1230" w:type="dxa"/>
            <w:tcBorders>
              <w:top w:val="single" w:sz="6" w:space="0" w:color="000000"/>
              <w:left w:val="nil"/>
              <w:bottom w:val="single" w:sz="6" w:space="0" w:color="000000"/>
              <w:right w:val="single" w:sz="6" w:space="0" w:color="000000"/>
            </w:tcBorders>
            <w:shd w:val="clear" w:color="auto" w:fill="BFBFBF"/>
            <w:tcMar>
              <w:top w:w="40" w:type="dxa"/>
              <w:left w:w="40" w:type="dxa"/>
              <w:bottom w:w="40" w:type="dxa"/>
              <w:right w:w="40" w:type="dxa"/>
            </w:tcMar>
          </w:tcPr>
          <w:p w14:paraId="0000000D" w14:textId="77777777" w:rsidR="00CE7775" w:rsidRDefault="00000000">
            <w:pPr>
              <w:spacing w:before="240" w:after="0" w:line="276" w:lineRule="auto"/>
              <w:jc w:val="center"/>
              <w:rPr>
                <w:rFonts w:ascii="Times New Roman" w:eastAsia="Times New Roman" w:hAnsi="Times New Roman" w:cs="Times New Roman"/>
                <w:b/>
                <w:sz w:val="28"/>
                <w:szCs w:val="28"/>
              </w:rPr>
            </w:pPr>
            <w:proofErr w:type="spellStart"/>
            <w:r>
              <w:rPr>
                <w:rFonts w:ascii="Times New Roman" w:eastAsia="Times New Roman" w:hAnsi="Times New Roman" w:cs="Times New Roman"/>
                <w:b/>
                <w:sz w:val="28"/>
                <w:szCs w:val="28"/>
              </w:rPr>
              <w:t>Persentase</w:t>
            </w:r>
            <w:proofErr w:type="spellEnd"/>
          </w:p>
        </w:tc>
      </w:tr>
      <w:tr w:rsidR="00CE7775" w14:paraId="20A733D7" w14:textId="77777777">
        <w:trPr>
          <w:trHeight w:val="885"/>
        </w:trPr>
        <w:tc>
          <w:tcPr>
            <w:tcW w:w="645" w:type="dxa"/>
            <w:tcBorders>
              <w:top w:val="nil"/>
              <w:left w:val="single" w:sz="6" w:space="0" w:color="000000"/>
              <w:bottom w:val="single" w:sz="6" w:space="0" w:color="000000"/>
              <w:right w:val="single" w:sz="6" w:space="0" w:color="000000"/>
            </w:tcBorders>
            <w:tcMar>
              <w:top w:w="40" w:type="dxa"/>
              <w:left w:w="40" w:type="dxa"/>
              <w:bottom w:w="40" w:type="dxa"/>
              <w:right w:w="40" w:type="dxa"/>
            </w:tcMar>
          </w:tcPr>
          <w:p w14:paraId="0000000E" w14:textId="77777777" w:rsidR="00CE7775" w:rsidRDefault="00000000">
            <w:pPr>
              <w:spacing w:before="240" w:after="0" w:line="276"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1575" w:type="dxa"/>
            <w:tcBorders>
              <w:top w:val="nil"/>
              <w:left w:val="nil"/>
              <w:bottom w:val="single" w:sz="6" w:space="0" w:color="000000"/>
              <w:right w:val="single" w:sz="6" w:space="0" w:color="000000"/>
            </w:tcBorders>
            <w:tcMar>
              <w:top w:w="0" w:type="dxa"/>
              <w:left w:w="0" w:type="dxa"/>
              <w:bottom w:w="0" w:type="dxa"/>
              <w:right w:w="0" w:type="dxa"/>
            </w:tcMar>
          </w:tcPr>
          <w:p w14:paraId="0000000F" w14:textId="77777777" w:rsidR="00CE777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3885" w:type="dxa"/>
            <w:tcBorders>
              <w:top w:val="nil"/>
              <w:left w:val="nil"/>
              <w:bottom w:val="single" w:sz="6" w:space="0" w:color="000000"/>
              <w:right w:val="single" w:sz="6" w:space="0" w:color="000000"/>
            </w:tcBorders>
            <w:tcMar>
              <w:top w:w="0" w:type="dxa"/>
              <w:left w:w="0" w:type="dxa"/>
              <w:bottom w:w="0" w:type="dxa"/>
              <w:right w:w="0" w:type="dxa"/>
            </w:tcMar>
          </w:tcPr>
          <w:p w14:paraId="00000010" w14:textId="77777777" w:rsidR="00CE777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2160" w:type="dxa"/>
            <w:tcBorders>
              <w:top w:val="nil"/>
              <w:left w:val="nil"/>
              <w:bottom w:val="single" w:sz="6" w:space="0" w:color="000000"/>
              <w:right w:val="single" w:sz="6" w:space="0" w:color="000000"/>
            </w:tcBorders>
            <w:tcMar>
              <w:top w:w="0" w:type="dxa"/>
              <w:left w:w="0" w:type="dxa"/>
              <w:bottom w:w="0" w:type="dxa"/>
              <w:right w:w="0" w:type="dxa"/>
            </w:tcMar>
          </w:tcPr>
          <w:p w14:paraId="00000011" w14:textId="77777777" w:rsidR="00CE777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tc>
        <w:tc>
          <w:tcPr>
            <w:tcW w:w="1230" w:type="dxa"/>
            <w:tcBorders>
              <w:top w:val="nil"/>
              <w:left w:val="nil"/>
              <w:bottom w:val="single" w:sz="6" w:space="0" w:color="000000"/>
              <w:right w:val="single" w:sz="6" w:space="0" w:color="000000"/>
            </w:tcBorders>
            <w:tcMar>
              <w:top w:w="0" w:type="dxa"/>
              <w:left w:w="0" w:type="dxa"/>
              <w:bottom w:w="0" w:type="dxa"/>
              <w:right w:w="0" w:type="dxa"/>
            </w:tcMar>
          </w:tcPr>
          <w:p w14:paraId="00000012" w14:textId="77777777" w:rsidR="00CE7775"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tc>
      </w:tr>
    </w:tbl>
    <w:p w14:paraId="00000013" w14:textId="77777777" w:rsidR="00CE7775" w:rsidRDefault="00CE7775">
      <w:pPr>
        <w:jc w:val="center"/>
        <w:rPr>
          <w:rFonts w:ascii="Times New Roman" w:eastAsia="Times New Roman" w:hAnsi="Times New Roman" w:cs="Times New Roman"/>
          <w:b/>
          <w:sz w:val="28"/>
          <w:szCs w:val="28"/>
        </w:rPr>
      </w:pPr>
    </w:p>
    <w:p w14:paraId="00000014" w14:textId="77777777" w:rsidR="00CE7775" w:rsidRPr="00DD6093" w:rsidRDefault="00000000">
      <w:pPr>
        <w:spacing w:before="240" w:after="240"/>
        <w:ind w:right="-532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Demikian Surat keterangan ini dibuat, untuk dapat digunakan sebagaimana semestinya.</w:t>
      </w:r>
    </w:p>
    <w:p w14:paraId="00000015" w14:textId="77777777" w:rsidR="00CE7775" w:rsidRPr="00DD6093" w:rsidRDefault="00000000">
      <w:pPr>
        <w:spacing w:before="240" w:after="240"/>
        <w:ind w:right="-532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p w14:paraId="00000016" w14:textId="77777777" w:rsidR="00CE7775" w:rsidRPr="00DD6093" w:rsidRDefault="00000000">
      <w:pPr>
        <w:spacing w:before="240" w:after="240"/>
        <w:ind w:right="-84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b/>
          <w:sz w:val="24"/>
          <w:szCs w:val="24"/>
          <w:lang w:val="sv-SE"/>
        </w:rPr>
        <w:tab/>
        <w:t>Lampung Selatan,                       20..</w:t>
      </w:r>
    </w:p>
    <w:p w14:paraId="00000017" w14:textId="77777777" w:rsidR="00CE7775" w:rsidRPr="00DD6093" w:rsidRDefault="00000000">
      <w:pPr>
        <w:spacing w:before="240" w:after="240"/>
        <w:ind w:left="2880" w:right="-840" w:firstLine="72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Pembimbing Utama / Pendamping,</w:t>
      </w:r>
    </w:p>
    <w:p w14:paraId="00000018" w14:textId="77777777" w:rsidR="00CE7775" w:rsidRPr="00DD6093" w:rsidRDefault="00CE7775">
      <w:pPr>
        <w:spacing w:before="240" w:after="240"/>
        <w:ind w:right="-5320"/>
        <w:jc w:val="center"/>
        <w:rPr>
          <w:rFonts w:ascii="Times New Roman" w:eastAsia="Times New Roman" w:hAnsi="Times New Roman" w:cs="Times New Roman"/>
          <w:b/>
          <w:sz w:val="24"/>
          <w:szCs w:val="24"/>
          <w:lang w:val="sv-SE"/>
        </w:rPr>
      </w:pPr>
    </w:p>
    <w:p w14:paraId="00000019" w14:textId="77777777" w:rsidR="00CE7775" w:rsidRPr="00DD6093" w:rsidRDefault="00000000">
      <w:pPr>
        <w:spacing w:before="240" w:after="240"/>
        <w:ind w:right="-5320"/>
        <w:jc w:val="center"/>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w:t>
      </w:r>
    </w:p>
    <w:p w14:paraId="0000001A" w14:textId="77777777" w:rsidR="00CE7775" w:rsidRPr="00DD6093" w:rsidRDefault="00000000">
      <w:pPr>
        <w:spacing w:after="0"/>
        <w:ind w:left="5040" w:right="-5320"/>
        <w:rPr>
          <w:rFonts w:ascii="Times New Roman" w:eastAsia="Times New Roman" w:hAnsi="Times New Roman" w:cs="Times New Roman"/>
          <w:b/>
          <w:sz w:val="24"/>
          <w:szCs w:val="24"/>
          <w:u w:val="single"/>
          <w:lang w:val="sv-SE"/>
        </w:rPr>
      </w:pPr>
      <w:r w:rsidRPr="00DD6093">
        <w:rPr>
          <w:rFonts w:ascii="Times New Roman" w:eastAsia="Times New Roman" w:hAnsi="Times New Roman" w:cs="Times New Roman"/>
          <w:b/>
          <w:sz w:val="24"/>
          <w:szCs w:val="24"/>
          <w:u w:val="single"/>
          <w:lang w:val="sv-SE"/>
        </w:rPr>
        <w:t xml:space="preserve">                                                           .</w:t>
      </w:r>
    </w:p>
    <w:p w14:paraId="0000001B" w14:textId="77777777" w:rsidR="00CE7775" w:rsidRPr="00DD6093" w:rsidRDefault="00000000">
      <w:pPr>
        <w:spacing w:after="0"/>
        <w:ind w:left="5040" w:right="-5320"/>
        <w:rPr>
          <w:rFonts w:ascii="Times New Roman" w:eastAsia="Times New Roman" w:hAnsi="Times New Roman" w:cs="Times New Roman"/>
          <w:b/>
          <w:sz w:val="24"/>
          <w:szCs w:val="24"/>
          <w:lang w:val="sv-SE"/>
        </w:rPr>
        <w:sectPr w:rsidR="00CE7775" w:rsidRPr="00DD6093" w:rsidSect="00B001DF">
          <w:headerReference w:type="default" r:id="rId9"/>
          <w:footerReference w:type="default" r:id="rId10"/>
          <w:headerReference w:type="first" r:id="rId11"/>
          <w:footerReference w:type="first" r:id="rId12"/>
          <w:pgSz w:w="11906" w:h="16838" w:code="9"/>
          <w:pgMar w:top="2836" w:right="1021" w:bottom="561" w:left="1021" w:header="284" w:footer="374" w:gutter="0"/>
          <w:pgNumType w:start="1"/>
          <w:cols w:space="720"/>
          <w:docGrid w:linePitch="299"/>
        </w:sectPr>
      </w:pPr>
      <w:r w:rsidRPr="00DD6093">
        <w:rPr>
          <w:rFonts w:ascii="Times New Roman" w:eastAsia="Times New Roman" w:hAnsi="Times New Roman" w:cs="Times New Roman"/>
          <w:b/>
          <w:sz w:val="24"/>
          <w:szCs w:val="24"/>
          <w:lang w:val="sv-SE"/>
        </w:rPr>
        <w:t xml:space="preserve">NIP </w:t>
      </w:r>
    </w:p>
    <w:p w14:paraId="0000001C" w14:textId="6F297DCC" w:rsidR="00CE7775" w:rsidRPr="00DD6093" w:rsidRDefault="00000000">
      <w:pPr>
        <w:jc w:val="center"/>
        <w:rPr>
          <w:rFonts w:ascii="Times New Roman" w:eastAsia="Times New Roman" w:hAnsi="Times New Roman" w:cs="Times New Roman"/>
          <w:b/>
          <w:color w:val="FF0000"/>
          <w:sz w:val="28"/>
          <w:szCs w:val="28"/>
          <w:lang w:val="sv-SE"/>
        </w:rPr>
      </w:pPr>
      <w:r w:rsidRPr="006669B0">
        <w:rPr>
          <w:rFonts w:ascii="Times New Roman" w:eastAsia="Times New Roman" w:hAnsi="Times New Roman" w:cs="Times New Roman"/>
          <w:b/>
          <w:sz w:val="28"/>
          <w:szCs w:val="28"/>
          <w:lang w:val="sv-SE"/>
        </w:rPr>
        <w:lastRenderedPageBreak/>
        <w:t xml:space="preserve">FORM PERSETUJUAN </w:t>
      </w:r>
      <w:r w:rsidR="001F5D87">
        <w:rPr>
          <w:rFonts w:ascii="Times New Roman" w:eastAsia="Times New Roman" w:hAnsi="Times New Roman" w:cs="Times New Roman"/>
          <w:b/>
          <w:sz w:val="28"/>
          <w:szCs w:val="28"/>
          <w:lang w:val="sv-SE"/>
        </w:rPr>
        <w:t>SEMINAR</w:t>
      </w:r>
      <w:r w:rsidRPr="006669B0">
        <w:rPr>
          <w:rFonts w:ascii="Times New Roman" w:eastAsia="Times New Roman" w:hAnsi="Times New Roman" w:cs="Times New Roman"/>
          <w:b/>
          <w:sz w:val="28"/>
          <w:szCs w:val="28"/>
          <w:lang w:val="sv-SE"/>
        </w:rPr>
        <w:t xml:space="preserve"> PROPOSAL</w:t>
      </w:r>
    </w:p>
    <w:p w14:paraId="0000001D" w14:textId="0B57E057" w:rsidR="00CE7775" w:rsidRPr="00DD6093" w:rsidRDefault="00000000">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 xml:space="preserve">Lampung Selatan, </w:t>
      </w:r>
      <w:r w:rsidR="006669B0" w:rsidRPr="006669B0">
        <w:rPr>
          <w:rFonts w:ascii="Times New Roman" w:eastAsia="Times New Roman" w:hAnsi="Times New Roman" w:cs="Times New Roman"/>
          <w:b/>
          <w:sz w:val="24"/>
          <w:szCs w:val="24"/>
          <w:lang w:val="sv-SE"/>
        </w:rPr>
        <w:t>30 Oktober 2025</w:t>
      </w:r>
    </w:p>
    <w:p w14:paraId="0000001E"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1F" w14:textId="77777777" w:rsidR="00CE7775" w:rsidRPr="00DD6093" w:rsidRDefault="00CE7775">
      <w:pPr>
        <w:spacing w:after="0" w:line="276" w:lineRule="auto"/>
        <w:jc w:val="both"/>
        <w:rPr>
          <w:rFonts w:ascii="Times New Roman" w:eastAsia="Times New Roman" w:hAnsi="Times New Roman" w:cs="Times New Roman"/>
          <w:b/>
          <w:sz w:val="24"/>
          <w:szCs w:val="24"/>
          <w:lang w:val="sv-SE"/>
        </w:rPr>
      </w:pPr>
    </w:p>
    <w:p w14:paraId="00000020"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00000021" w14:textId="55B63D83"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006669B0" w:rsidRPr="006669B0">
        <w:rPr>
          <w:rFonts w:ascii="Times New Roman" w:eastAsia="Times New Roman" w:hAnsi="Times New Roman" w:cs="Times New Roman"/>
          <w:b/>
          <w:sz w:val="24"/>
          <w:szCs w:val="24"/>
          <w:lang w:val="sv-SE"/>
        </w:rPr>
        <w:t>Teknik Informatika</w:t>
      </w:r>
    </w:p>
    <w:p w14:paraId="00000022"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00000023" w14:textId="77777777" w:rsidR="00CE7775" w:rsidRPr="00DD6093" w:rsidRDefault="00000000">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00000024" w14:textId="77777777" w:rsidR="00CE7775" w:rsidRPr="00DD6093" w:rsidRDefault="00CE7775">
      <w:pPr>
        <w:spacing w:after="0" w:line="276" w:lineRule="auto"/>
        <w:jc w:val="both"/>
        <w:rPr>
          <w:rFonts w:ascii="Times New Roman" w:eastAsia="Times New Roman" w:hAnsi="Times New Roman" w:cs="Times New Roman"/>
          <w:sz w:val="24"/>
          <w:szCs w:val="24"/>
          <w:lang w:val="sv-SE"/>
        </w:rPr>
      </w:pPr>
    </w:p>
    <w:p w14:paraId="00000025"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00000026" w14:textId="0DB3AD41"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00080277"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seminar </w:t>
      </w:r>
      <w:r w:rsidR="00080277" w:rsidRPr="00080277">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00000027" w14:textId="0546FC92"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Muhammad Yusuf</w:t>
      </w:r>
    </w:p>
    <w:p w14:paraId="00000028" w14:textId="744B73DD"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w:t>
      </w:r>
      <w:r w:rsidR="00080277" w:rsidRPr="00080277">
        <w:rPr>
          <w:rFonts w:ascii="Times New Roman" w:eastAsia="Times New Roman" w:hAnsi="Times New Roman" w:cs="Times New Roman"/>
          <w:sz w:val="24"/>
          <w:szCs w:val="24"/>
          <w:lang w:val="sv-SE"/>
        </w:rPr>
        <w:t xml:space="preserve"> 122140193</w:t>
      </w:r>
    </w:p>
    <w:p w14:paraId="00000029" w14:textId="43EE5FE7" w:rsidR="00CE7775" w:rsidRPr="00080277" w:rsidRDefault="00000000">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Proposal</w:t>
      </w:r>
      <w:r w:rsidRPr="00080277">
        <w:rPr>
          <w:rFonts w:ascii="Times New Roman" w:eastAsia="Times New Roman" w:hAnsi="Times New Roman" w:cs="Times New Roman"/>
          <w:color w:val="FF0000"/>
          <w:sz w:val="24"/>
          <w:szCs w:val="24"/>
          <w:lang w:val="sv-SE"/>
        </w:rPr>
        <w:t xml:space="preserve"> </w:t>
      </w:r>
      <w:r w:rsidRPr="00080277">
        <w:rPr>
          <w:rFonts w:ascii="Times New Roman" w:eastAsia="Times New Roman" w:hAnsi="Times New Roman" w:cs="Times New Roman"/>
          <w:sz w:val="24"/>
          <w:szCs w:val="24"/>
          <w:lang w:val="sv-SE"/>
        </w:rPr>
        <w:t>Tugas Akhir</w:t>
      </w:r>
      <w:r w:rsidRPr="00080277">
        <w:rPr>
          <w:rFonts w:ascii="Times New Roman" w:eastAsia="Times New Roman" w:hAnsi="Times New Roman" w:cs="Times New Roman"/>
          <w:sz w:val="24"/>
          <w:szCs w:val="24"/>
          <w:lang w:val="sv-SE"/>
        </w:rPr>
        <w:tab/>
        <w:t>:</w:t>
      </w:r>
      <w:r w:rsidR="003164FD">
        <w:rPr>
          <w:rFonts w:ascii="Times New Roman" w:eastAsia="Times New Roman" w:hAnsi="Times New Roman" w:cs="Times New Roman"/>
          <w:sz w:val="24"/>
          <w:szCs w:val="24"/>
          <w:lang w:val="sv-SE"/>
        </w:rPr>
        <w:t xml:space="preserve"> </w:t>
      </w:r>
      <w:r w:rsidR="00DE4FB6" w:rsidRPr="00F60E12">
        <w:rPr>
          <w:rFonts w:ascii="Times New Roman" w:hAnsi="Times New Roman" w:cs="Times New Roman"/>
          <w:sz w:val="24"/>
          <w:szCs w:val="24"/>
          <w:lang w:val="sv-SE"/>
        </w:rPr>
        <w:t xml:space="preserve">PERANCANGAN ULANG SISTEM </w:t>
      </w:r>
      <w:r w:rsidR="00DE4FB6" w:rsidRPr="00F60E12">
        <w:rPr>
          <w:rFonts w:ascii="Times New Roman" w:hAnsi="Times New Roman" w:cs="Times New Roman"/>
          <w:i/>
          <w:iCs/>
          <w:sz w:val="24"/>
          <w:szCs w:val="24"/>
          <w:lang w:val="sv-SE"/>
        </w:rPr>
        <w:t>FRONTEND</w:t>
      </w:r>
      <w:r w:rsidR="00DE4FB6" w:rsidRPr="00F60E12">
        <w:rPr>
          <w:rFonts w:ascii="Times New Roman" w:hAnsi="Times New Roman" w:cs="Times New Roman"/>
          <w:sz w:val="24"/>
          <w:szCs w:val="24"/>
          <w:lang w:val="sv-SE"/>
        </w:rPr>
        <w:t xml:space="preserve"> </w:t>
      </w:r>
      <w:r w:rsidR="00DE4FB6" w:rsidRPr="00F60E12">
        <w:rPr>
          <w:rFonts w:ascii="Times New Roman" w:hAnsi="Times New Roman" w:cs="Times New Roman"/>
          <w:i/>
          <w:iCs/>
          <w:sz w:val="24"/>
          <w:szCs w:val="24"/>
          <w:lang w:val="sv-SE"/>
        </w:rPr>
        <w:t>SMART FARMING</w:t>
      </w:r>
      <w:r w:rsidR="00DE4FB6" w:rsidRPr="00F60E12">
        <w:rPr>
          <w:rFonts w:ascii="Times New Roman" w:hAnsi="Times New Roman" w:cs="Times New Roman"/>
          <w:sz w:val="24"/>
          <w:szCs w:val="24"/>
          <w:lang w:val="sv-SE"/>
        </w:rPr>
        <w:t xml:space="preserve"> MENGGUNAKAN METODE </w:t>
      </w:r>
      <w:r w:rsidR="00DE4FB6" w:rsidRPr="00F60E12">
        <w:rPr>
          <w:rFonts w:ascii="Times New Roman" w:hAnsi="Times New Roman" w:cs="Times New Roman"/>
          <w:i/>
          <w:iCs/>
          <w:sz w:val="24"/>
          <w:szCs w:val="24"/>
          <w:lang w:val="sv-SE"/>
        </w:rPr>
        <w:t>WATERFALL</w:t>
      </w:r>
      <w:r w:rsidR="00DE4FB6" w:rsidRPr="00F60E12">
        <w:rPr>
          <w:rFonts w:ascii="Times New Roman" w:hAnsi="Times New Roman" w:cs="Times New Roman"/>
          <w:sz w:val="24"/>
          <w:szCs w:val="24"/>
          <w:lang w:val="sv-SE"/>
        </w:rPr>
        <w:t xml:space="preserve"> (STUDI KASUS: WEBSITE ITERAHERO)</w:t>
      </w:r>
    </w:p>
    <w:p w14:paraId="0000002A" w14:textId="585A4A1A"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00080277" w:rsidRPr="00080277">
        <w:rPr>
          <w:lang w:val="sv-SE"/>
        </w:rPr>
        <w:t xml:space="preserve"> </w:t>
      </w:r>
      <w:r w:rsidR="00080277" w:rsidRPr="00080277">
        <w:rPr>
          <w:rFonts w:ascii="Times New Roman" w:eastAsia="Times New Roman" w:hAnsi="Times New Roman" w:cs="Times New Roman"/>
          <w:sz w:val="24"/>
          <w:szCs w:val="24"/>
          <w:lang w:val="sv-SE"/>
        </w:rPr>
        <w:t>Muhammad Habib Algifari, S.Kom., M.TI.</w:t>
      </w:r>
    </w:p>
    <w:p w14:paraId="0000002B" w14:textId="5F91A966" w:rsidR="00CE7775" w:rsidRPr="00080277" w:rsidRDefault="00000000">
      <w:pPr>
        <w:spacing w:after="0" w:line="276" w:lineRule="auto"/>
        <w:jc w:val="both"/>
        <w:rPr>
          <w:rFonts w:ascii="Times New Roman" w:eastAsia="Times New Roman" w:hAnsi="Times New Roman" w:cs="Times New Roman"/>
          <w:sz w:val="24"/>
          <w:szCs w:val="24"/>
        </w:rPr>
      </w:pPr>
      <w:proofErr w:type="spellStart"/>
      <w:r w:rsidRPr="00080277">
        <w:rPr>
          <w:rFonts w:ascii="Times New Roman" w:eastAsia="Times New Roman" w:hAnsi="Times New Roman" w:cs="Times New Roman"/>
          <w:sz w:val="24"/>
          <w:szCs w:val="24"/>
        </w:rPr>
        <w:t>Pembimbing</w:t>
      </w:r>
      <w:proofErr w:type="spellEnd"/>
      <w:r w:rsidRPr="00080277">
        <w:rPr>
          <w:rFonts w:ascii="Times New Roman" w:eastAsia="Times New Roman" w:hAnsi="Times New Roman" w:cs="Times New Roman"/>
          <w:sz w:val="24"/>
          <w:szCs w:val="24"/>
        </w:rPr>
        <w:t xml:space="preserve"> </w:t>
      </w:r>
      <w:proofErr w:type="spellStart"/>
      <w:r w:rsidRPr="00080277">
        <w:rPr>
          <w:rFonts w:ascii="Times New Roman" w:eastAsia="Times New Roman" w:hAnsi="Times New Roman" w:cs="Times New Roman"/>
          <w:sz w:val="24"/>
          <w:szCs w:val="24"/>
        </w:rPr>
        <w:t>Tugas</w:t>
      </w:r>
      <w:proofErr w:type="spellEnd"/>
      <w:r w:rsidRPr="00080277">
        <w:rPr>
          <w:rFonts w:ascii="Times New Roman" w:eastAsia="Times New Roman" w:hAnsi="Times New Roman" w:cs="Times New Roman"/>
          <w:sz w:val="24"/>
          <w:szCs w:val="24"/>
        </w:rPr>
        <w:t xml:space="preserve">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w:t>
      </w:r>
      <w:r w:rsidR="00080277" w:rsidRPr="00080277">
        <w:rPr>
          <w:rFonts w:ascii="Times New Roman" w:eastAsia="Times New Roman" w:hAnsi="Times New Roman" w:cs="Times New Roman"/>
          <w:sz w:val="24"/>
          <w:szCs w:val="24"/>
        </w:rPr>
        <w:t xml:space="preserve"> Winda Yulita, M.Cs.</w:t>
      </w:r>
    </w:p>
    <w:p w14:paraId="0000002C"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D"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E" w14:textId="77777777" w:rsidR="00CE7775" w:rsidRPr="00080277" w:rsidRDefault="00CE7775">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000002F" w14:textId="131DE25D" w:rsidR="00CE7775" w:rsidRPr="00DD6093" w:rsidRDefault="00000000">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sidR="00C571D5">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sidR="009D310F">
        <w:rPr>
          <w:rFonts w:ascii="Times New Roman" w:eastAsia="Times New Roman" w:hAnsi="Times New Roman" w:cs="Times New Roman"/>
          <w:sz w:val="24"/>
          <w:szCs w:val="24"/>
          <w:lang w:val="sv-SE"/>
        </w:rPr>
        <w:t>25</w:t>
      </w:r>
    </w:p>
    <w:p w14:paraId="00000030" w14:textId="77777777" w:rsidR="00CE7775" w:rsidRPr="00DD6093" w:rsidRDefault="00000000">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00000031" w14:textId="2017BA9D" w:rsidR="00CE7775" w:rsidRPr="00DD6093" w:rsidRDefault="007A06D8">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Muhammad Yusuf</w:t>
      </w:r>
    </w:p>
    <w:p w14:paraId="00000032" w14:textId="77777777" w:rsidR="00CE7775" w:rsidRPr="00DD6093" w:rsidRDefault="00CE7775">
      <w:pPr>
        <w:spacing w:before="240" w:after="0" w:line="276" w:lineRule="auto"/>
        <w:ind w:left="2880"/>
        <w:jc w:val="both"/>
        <w:rPr>
          <w:rFonts w:ascii="Times New Roman" w:eastAsia="Times New Roman" w:hAnsi="Times New Roman" w:cs="Times New Roman"/>
          <w:sz w:val="24"/>
          <w:szCs w:val="24"/>
          <w:lang w:val="sv-SE"/>
        </w:rPr>
      </w:pPr>
    </w:p>
    <w:p w14:paraId="00000033" w14:textId="27C18F27" w:rsidR="00CE7775" w:rsidRPr="00DD6093" w:rsidRDefault="007A06D8">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122140193</w:t>
      </w:r>
    </w:p>
    <w:p w14:paraId="00000034" w14:textId="77777777" w:rsidR="00CE7775" w:rsidRPr="00DD6093" w:rsidRDefault="00CE7775">
      <w:pPr>
        <w:spacing w:before="240" w:after="0" w:line="276" w:lineRule="auto"/>
        <w:ind w:left="2880" w:firstLine="720"/>
        <w:jc w:val="both"/>
        <w:rPr>
          <w:rFonts w:ascii="Times New Roman" w:eastAsia="Times New Roman" w:hAnsi="Times New Roman" w:cs="Times New Roman"/>
          <w:sz w:val="24"/>
          <w:szCs w:val="24"/>
          <w:lang w:val="sv-SE"/>
        </w:rPr>
      </w:pPr>
    </w:p>
    <w:p w14:paraId="00000035" w14:textId="77777777"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036" w14:textId="7948356C" w:rsidR="00CE7775" w:rsidRPr="00DD6093" w:rsidRDefault="00000000">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Utam</w:t>
      </w:r>
      <w:r w:rsidR="009B6A98">
        <w:rPr>
          <w:rFonts w:ascii="Times New Roman" w:eastAsia="Times New Roman" w:hAnsi="Times New Roman" w:cs="Times New Roman"/>
          <w:sz w:val="24"/>
          <w:szCs w:val="24"/>
          <w:lang w:val="sv-SE"/>
        </w:rPr>
        <w:t>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009B6A98">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00000037" w14:textId="77777777" w:rsidR="00CE7775" w:rsidRPr="00DD6093" w:rsidRDefault="00000000">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0000038" w14:textId="77777777" w:rsidR="00CE7775" w:rsidRPr="00DD6093" w:rsidRDefault="00CE7775">
      <w:pPr>
        <w:spacing w:after="0" w:line="276" w:lineRule="auto"/>
        <w:ind w:left="284"/>
        <w:jc w:val="both"/>
        <w:rPr>
          <w:rFonts w:ascii="Times New Roman" w:eastAsia="Times New Roman" w:hAnsi="Times New Roman" w:cs="Times New Roman"/>
          <w:sz w:val="24"/>
          <w:szCs w:val="24"/>
          <w:lang w:val="sv-SE"/>
        </w:rPr>
      </w:pPr>
    </w:p>
    <w:p w14:paraId="00000039" w14:textId="77777777" w:rsidR="00CE7775" w:rsidRPr="00DD6093" w:rsidRDefault="00CE7775">
      <w:pPr>
        <w:spacing w:after="0" w:line="276" w:lineRule="auto"/>
        <w:ind w:left="284"/>
        <w:jc w:val="both"/>
        <w:rPr>
          <w:rFonts w:ascii="Times New Roman" w:eastAsia="Times New Roman" w:hAnsi="Times New Roman" w:cs="Times New Roman"/>
          <w:sz w:val="24"/>
          <w:szCs w:val="24"/>
          <w:lang w:val="sv-SE"/>
        </w:rPr>
      </w:pPr>
    </w:p>
    <w:p w14:paraId="0000003A" w14:textId="116E4A00" w:rsidR="00CE7775" w:rsidRPr="00DF2899" w:rsidRDefault="00927A5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 xml:space="preserve">Muhammad Habib Algifari, S.Kom., M.TI.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007A06D8" w:rsidRPr="00DF2899">
        <w:rPr>
          <w:rFonts w:ascii="Times New Roman" w:eastAsia="Times New Roman" w:hAnsi="Times New Roman" w:cs="Times New Roman"/>
          <w:sz w:val="24"/>
          <w:szCs w:val="24"/>
          <w:lang w:val="sv-SE"/>
        </w:rPr>
        <w:t>Muhammad Yusuf</w:t>
      </w:r>
      <w:r w:rsidRPr="00DF2899">
        <w:rPr>
          <w:rFonts w:ascii="Times New Roman" w:eastAsia="Times New Roman" w:hAnsi="Times New Roman" w:cs="Times New Roman"/>
          <w:sz w:val="24"/>
          <w:szCs w:val="24"/>
          <w:lang w:val="sv-SE"/>
        </w:rPr>
        <w:t xml:space="preserve">     </w:t>
      </w:r>
    </w:p>
    <w:p w14:paraId="0000003B" w14:textId="2A4A58D2" w:rsidR="000371E6" w:rsidRDefault="00000000">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00DF2899" w:rsidRPr="0030369D">
        <w:rPr>
          <w:rFonts w:ascii="Times New Roman" w:hAnsi="Times New Roman" w:cs="Times New Roman"/>
          <w:sz w:val="24"/>
          <w:szCs w:val="24"/>
          <w:lang w:val="sv-SE"/>
        </w:rPr>
        <w:t>199105252022031002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NIM.</w:t>
      </w:r>
      <w:r w:rsidR="007A06D8" w:rsidRPr="00DF2899">
        <w:rPr>
          <w:rFonts w:ascii="Times New Roman" w:eastAsia="Times New Roman" w:hAnsi="Times New Roman" w:cs="Times New Roman"/>
          <w:sz w:val="24"/>
          <w:szCs w:val="24"/>
          <w:lang w:val="sv-SE"/>
        </w:rPr>
        <w:t xml:space="preserve"> 122140193</w:t>
      </w:r>
    </w:p>
    <w:p w14:paraId="6FFB2022" w14:textId="716B3F4F" w:rsidR="000371E6" w:rsidRPr="00DD6093" w:rsidRDefault="000371E6" w:rsidP="000371E6">
      <w:pPr>
        <w:jc w:val="center"/>
        <w:rPr>
          <w:rFonts w:ascii="Times New Roman" w:eastAsia="Times New Roman" w:hAnsi="Times New Roman" w:cs="Times New Roman"/>
          <w:b/>
          <w:color w:val="FF0000"/>
          <w:sz w:val="28"/>
          <w:szCs w:val="28"/>
          <w:lang w:val="sv-SE"/>
        </w:rPr>
      </w:pPr>
      <w:r>
        <w:rPr>
          <w:rFonts w:ascii="Times New Roman" w:eastAsia="Times New Roman" w:hAnsi="Times New Roman" w:cs="Times New Roman"/>
          <w:sz w:val="24"/>
          <w:szCs w:val="24"/>
          <w:lang w:val="sv-SE"/>
        </w:rPr>
        <w:br w:type="page"/>
      </w:r>
      <w:r w:rsidR="005100BB" w:rsidRPr="006669B0">
        <w:rPr>
          <w:rFonts w:ascii="Times New Roman" w:eastAsia="Times New Roman" w:hAnsi="Times New Roman" w:cs="Times New Roman"/>
          <w:b/>
          <w:sz w:val="28"/>
          <w:szCs w:val="28"/>
          <w:lang w:val="sv-SE"/>
        </w:rPr>
        <w:lastRenderedPageBreak/>
        <w:t xml:space="preserve">FORM PERSETUJUAN </w:t>
      </w:r>
      <w:r w:rsidR="005100BB">
        <w:rPr>
          <w:rFonts w:ascii="Times New Roman" w:eastAsia="Times New Roman" w:hAnsi="Times New Roman" w:cs="Times New Roman"/>
          <w:b/>
          <w:sz w:val="28"/>
          <w:szCs w:val="28"/>
          <w:lang w:val="sv-SE"/>
        </w:rPr>
        <w:t>SEMINAR</w:t>
      </w:r>
      <w:r w:rsidR="005100BB" w:rsidRPr="006669B0">
        <w:rPr>
          <w:rFonts w:ascii="Times New Roman" w:eastAsia="Times New Roman" w:hAnsi="Times New Roman" w:cs="Times New Roman"/>
          <w:b/>
          <w:sz w:val="28"/>
          <w:szCs w:val="28"/>
          <w:lang w:val="sv-SE"/>
        </w:rPr>
        <w:t xml:space="preserve"> PROPOSAL</w:t>
      </w:r>
    </w:p>
    <w:p w14:paraId="100CA5FA" w14:textId="77777777" w:rsidR="000371E6" w:rsidRPr="00DD6093" w:rsidRDefault="000371E6" w:rsidP="000371E6">
      <w:pPr>
        <w:spacing w:after="0" w:line="276" w:lineRule="auto"/>
        <w:jc w:val="right"/>
        <w:rPr>
          <w:rFonts w:ascii="Times New Roman" w:eastAsia="Times New Roman" w:hAnsi="Times New Roman" w:cs="Times New Roman"/>
          <w:b/>
          <w:sz w:val="24"/>
          <w:szCs w:val="24"/>
          <w:lang w:val="sv-SE"/>
        </w:rPr>
      </w:pPr>
      <w:r w:rsidRPr="006669B0">
        <w:rPr>
          <w:rFonts w:ascii="Times New Roman" w:eastAsia="Times New Roman" w:hAnsi="Times New Roman" w:cs="Times New Roman"/>
          <w:b/>
          <w:sz w:val="24"/>
          <w:szCs w:val="24"/>
          <w:lang w:val="sv-SE"/>
        </w:rPr>
        <w:t>Lampung Selatan, 30 Oktober 2025</w:t>
      </w:r>
    </w:p>
    <w:p w14:paraId="5048116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77D09559"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p>
    <w:p w14:paraId="17FE7DF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Kepada Yth. </w:t>
      </w:r>
    </w:p>
    <w:p w14:paraId="1933C966"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Koordinator Tugas Akhir Program Studi </w:t>
      </w:r>
      <w:r w:rsidRPr="006669B0">
        <w:rPr>
          <w:rFonts w:ascii="Times New Roman" w:eastAsia="Times New Roman" w:hAnsi="Times New Roman" w:cs="Times New Roman"/>
          <w:b/>
          <w:sz w:val="24"/>
          <w:szCs w:val="24"/>
          <w:lang w:val="sv-SE"/>
        </w:rPr>
        <w:t>Teknik Informatika</w:t>
      </w:r>
    </w:p>
    <w:p w14:paraId="72C1FEE8"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di -</w:t>
      </w:r>
    </w:p>
    <w:p w14:paraId="175CF49B" w14:textId="77777777" w:rsidR="000371E6" w:rsidRPr="00DD6093" w:rsidRDefault="000371E6" w:rsidP="000371E6">
      <w:pPr>
        <w:spacing w:after="0" w:line="276" w:lineRule="auto"/>
        <w:jc w:val="both"/>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 xml:space="preserve">      Institut Teknologi Sumatera</w:t>
      </w:r>
    </w:p>
    <w:p w14:paraId="6420AE8E"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p>
    <w:p w14:paraId="54D56C07"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Dengan hormat,</w:t>
      </w:r>
    </w:p>
    <w:p w14:paraId="1A9E3EB5"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Saya yang bertanda tangan dibawah ini mahasiswa Program Studi </w:t>
      </w:r>
      <w:r w:rsidRPr="00080277">
        <w:rPr>
          <w:rFonts w:ascii="Times New Roman" w:eastAsia="Times New Roman" w:hAnsi="Times New Roman" w:cs="Times New Roman"/>
          <w:sz w:val="24"/>
          <w:szCs w:val="24"/>
          <w:lang w:val="sv-SE"/>
        </w:rPr>
        <w:t>Teknik Informatika</w:t>
      </w:r>
      <w:r w:rsidRPr="00DD6093">
        <w:rPr>
          <w:rFonts w:ascii="Times New Roman" w:eastAsia="Times New Roman" w:hAnsi="Times New Roman" w:cs="Times New Roman"/>
          <w:sz w:val="24"/>
          <w:szCs w:val="24"/>
          <w:lang w:val="sv-SE"/>
        </w:rPr>
        <w:t xml:space="preserve">, mengajukan permohonan untuk melaksanakan seminar </w:t>
      </w:r>
      <w:r w:rsidRPr="00080277">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color w:val="FF0000"/>
          <w:sz w:val="24"/>
          <w:szCs w:val="24"/>
          <w:lang w:val="sv-SE"/>
        </w:rPr>
        <w:t xml:space="preserve"> </w:t>
      </w:r>
      <w:r w:rsidRPr="00DD6093">
        <w:rPr>
          <w:rFonts w:ascii="Times New Roman" w:eastAsia="Times New Roman" w:hAnsi="Times New Roman" w:cs="Times New Roman"/>
          <w:sz w:val="24"/>
          <w:szCs w:val="24"/>
          <w:lang w:val="sv-SE"/>
        </w:rPr>
        <w:t>tugas akhir dengan:</w:t>
      </w:r>
    </w:p>
    <w:p w14:paraId="43D86A63" w14:textId="77777777"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Nama</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Muhammad Yusuf</w:t>
      </w:r>
    </w:p>
    <w:p w14:paraId="6076407D" w14:textId="77777777"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NIM</w:t>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r>
      <w:r w:rsidRPr="00080277">
        <w:rPr>
          <w:rFonts w:ascii="Times New Roman" w:eastAsia="Times New Roman" w:hAnsi="Times New Roman" w:cs="Times New Roman"/>
          <w:sz w:val="24"/>
          <w:szCs w:val="24"/>
          <w:lang w:val="sv-SE"/>
        </w:rPr>
        <w:tab/>
        <w:t>: 122140193</w:t>
      </w:r>
    </w:p>
    <w:p w14:paraId="3394E429" w14:textId="6CBA48EF" w:rsidR="000371E6" w:rsidRPr="00080277" w:rsidRDefault="000371E6" w:rsidP="000371E6">
      <w:pPr>
        <w:spacing w:after="0" w:line="276" w:lineRule="auto"/>
        <w:jc w:val="both"/>
        <w:rPr>
          <w:rFonts w:ascii="Times New Roman" w:eastAsia="Times New Roman" w:hAnsi="Times New Roman" w:cs="Times New Roman"/>
          <w:sz w:val="24"/>
          <w:szCs w:val="24"/>
          <w:lang w:val="sv-SE"/>
        </w:rPr>
      </w:pPr>
      <w:r w:rsidRPr="00080277">
        <w:rPr>
          <w:rFonts w:ascii="Times New Roman" w:eastAsia="Times New Roman" w:hAnsi="Times New Roman" w:cs="Times New Roman"/>
          <w:sz w:val="24"/>
          <w:szCs w:val="24"/>
          <w:lang w:val="sv-SE"/>
        </w:rPr>
        <w:t>Judul Proposal</w:t>
      </w:r>
      <w:r w:rsidRPr="00080277">
        <w:rPr>
          <w:rFonts w:ascii="Times New Roman" w:eastAsia="Times New Roman" w:hAnsi="Times New Roman" w:cs="Times New Roman"/>
          <w:color w:val="FF0000"/>
          <w:sz w:val="24"/>
          <w:szCs w:val="24"/>
          <w:lang w:val="sv-SE"/>
        </w:rPr>
        <w:t xml:space="preserve"> </w:t>
      </w:r>
      <w:r w:rsidRPr="00080277">
        <w:rPr>
          <w:rFonts w:ascii="Times New Roman" w:eastAsia="Times New Roman" w:hAnsi="Times New Roman" w:cs="Times New Roman"/>
          <w:sz w:val="24"/>
          <w:szCs w:val="24"/>
          <w:lang w:val="sv-SE"/>
        </w:rPr>
        <w:t>Tugas Akhir</w:t>
      </w:r>
      <w:r w:rsidRPr="00080277">
        <w:rPr>
          <w:rFonts w:ascii="Times New Roman" w:eastAsia="Times New Roman" w:hAnsi="Times New Roman" w:cs="Times New Roman"/>
          <w:sz w:val="24"/>
          <w:szCs w:val="24"/>
          <w:lang w:val="sv-SE"/>
        </w:rPr>
        <w:tab/>
        <w:t>:</w:t>
      </w:r>
      <w:r>
        <w:rPr>
          <w:rFonts w:ascii="Times New Roman" w:eastAsia="Times New Roman" w:hAnsi="Times New Roman" w:cs="Times New Roman"/>
          <w:sz w:val="24"/>
          <w:szCs w:val="24"/>
          <w:lang w:val="sv-SE"/>
        </w:rPr>
        <w:t xml:space="preserve"> </w:t>
      </w:r>
      <w:r w:rsidR="00DF160B" w:rsidRPr="00F60E12">
        <w:rPr>
          <w:rFonts w:ascii="Times New Roman" w:hAnsi="Times New Roman" w:cs="Times New Roman"/>
          <w:sz w:val="24"/>
          <w:szCs w:val="24"/>
          <w:lang w:val="sv-SE"/>
        </w:rPr>
        <w:t xml:space="preserve">PERANCANGAN ULANG SISTEM </w:t>
      </w:r>
      <w:r w:rsidR="00DF160B" w:rsidRPr="00F60E12">
        <w:rPr>
          <w:rFonts w:ascii="Times New Roman" w:hAnsi="Times New Roman" w:cs="Times New Roman"/>
          <w:i/>
          <w:iCs/>
          <w:sz w:val="24"/>
          <w:szCs w:val="24"/>
          <w:lang w:val="sv-SE"/>
        </w:rPr>
        <w:t>FRONTEND</w:t>
      </w:r>
      <w:r w:rsidR="00DF160B" w:rsidRPr="00F60E12">
        <w:rPr>
          <w:rFonts w:ascii="Times New Roman" w:hAnsi="Times New Roman" w:cs="Times New Roman"/>
          <w:sz w:val="24"/>
          <w:szCs w:val="24"/>
          <w:lang w:val="sv-SE"/>
        </w:rPr>
        <w:t xml:space="preserve"> </w:t>
      </w:r>
      <w:r w:rsidR="00DF160B" w:rsidRPr="00F60E12">
        <w:rPr>
          <w:rFonts w:ascii="Times New Roman" w:hAnsi="Times New Roman" w:cs="Times New Roman"/>
          <w:i/>
          <w:iCs/>
          <w:sz w:val="24"/>
          <w:szCs w:val="24"/>
          <w:lang w:val="sv-SE"/>
        </w:rPr>
        <w:t>SMART FARMING</w:t>
      </w:r>
      <w:r w:rsidR="00DF160B" w:rsidRPr="00F60E12">
        <w:rPr>
          <w:rFonts w:ascii="Times New Roman" w:hAnsi="Times New Roman" w:cs="Times New Roman"/>
          <w:sz w:val="24"/>
          <w:szCs w:val="24"/>
          <w:lang w:val="sv-SE"/>
        </w:rPr>
        <w:t xml:space="preserve"> MENGGUNAKAN METODE </w:t>
      </w:r>
      <w:r w:rsidR="00DF160B" w:rsidRPr="00F60E12">
        <w:rPr>
          <w:rFonts w:ascii="Times New Roman" w:hAnsi="Times New Roman" w:cs="Times New Roman"/>
          <w:i/>
          <w:iCs/>
          <w:sz w:val="24"/>
          <w:szCs w:val="24"/>
          <w:lang w:val="sv-SE"/>
        </w:rPr>
        <w:t>WATERFALL</w:t>
      </w:r>
      <w:r w:rsidR="00DF160B" w:rsidRPr="00F60E12">
        <w:rPr>
          <w:rFonts w:ascii="Times New Roman" w:hAnsi="Times New Roman" w:cs="Times New Roman"/>
          <w:sz w:val="24"/>
          <w:szCs w:val="24"/>
          <w:lang w:val="sv-SE"/>
        </w:rPr>
        <w:t xml:space="preserve"> (STUDI KASUS: WEBSITE ITERAHERO)</w:t>
      </w:r>
    </w:p>
    <w:p w14:paraId="7201D02F"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Pembimbing Tugas Akhir I</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r w:rsidRPr="00080277">
        <w:rPr>
          <w:lang w:val="sv-SE"/>
        </w:rPr>
        <w:t xml:space="preserve"> </w:t>
      </w:r>
      <w:r w:rsidRPr="00080277">
        <w:rPr>
          <w:rFonts w:ascii="Times New Roman" w:eastAsia="Times New Roman" w:hAnsi="Times New Roman" w:cs="Times New Roman"/>
          <w:sz w:val="24"/>
          <w:szCs w:val="24"/>
          <w:lang w:val="sv-SE"/>
        </w:rPr>
        <w:t>Muhammad Habib Algifari, S.Kom., M.TI.</w:t>
      </w:r>
    </w:p>
    <w:p w14:paraId="4A9C8C5E" w14:textId="77777777" w:rsidR="000371E6" w:rsidRPr="00080277" w:rsidRDefault="000371E6" w:rsidP="000371E6">
      <w:pPr>
        <w:spacing w:after="0" w:line="276" w:lineRule="auto"/>
        <w:jc w:val="both"/>
        <w:rPr>
          <w:rFonts w:ascii="Times New Roman" w:eastAsia="Times New Roman" w:hAnsi="Times New Roman" w:cs="Times New Roman"/>
          <w:sz w:val="24"/>
          <w:szCs w:val="24"/>
        </w:rPr>
      </w:pPr>
      <w:proofErr w:type="spellStart"/>
      <w:r w:rsidRPr="00080277">
        <w:rPr>
          <w:rFonts w:ascii="Times New Roman" w:eastAsia="Times New Roman" w:hAnsi="Times New Roman" w:cs="Times New Roman"/>
          <w:sz w:val="24"/>
          <w:szCs w:val="24"/>
        </w:rPr>
        <w:t>Pembimbing</w:t>
      </w:r>
      <w:proofErr w:type="spellEnd"/>
      <w:r w:rsidRPr="00080277">
        <w:rPr>
          <w:rFonts w:ascii="Times New Roman" w:eastAsia="Times New Roman" w:hAnsi="Times New Roman" w:cs="Times New Roman"/>
          <w:sz w:val="24"/>
          <w:szCs w:val="24"/>
        </w:rPr>
        <w:t xml:space="preserve"> </w:t>
      </w:r>
      <w:proofErr w:type="spellStart"/>
      <w:r w:rsidRPr="00080277">
        <w:rPr>
          <w:rFonts w:ascii="Times New Roman" w:eastAsia="Times New Roman" w:hAnsi="Times New Roman" w:cs="Times New Roman"/>
          <w:sz w:val="24"/>
          <w:szCs w:val="24"/>
        </w:rPr>
        <w:t>Tugas</w:t>
      </w:r>
      <w:proofErr w:type="spellEnd"/>
      <w:r w:rsidRPr="00080277">
        <w:rPr>
          <w:rFonts w:ascii="Times New Roman" w:eastAsia="Times New Roman" w:hAnsi="Times New Roman" w:cs="Times New Roman"/>
          <w:sz w:val="24"/>
          <w:szCs w:val="24"/>
        </w:rPr>
        <w:t xml:space="preserve"> Akhir II</w:t>
      </w:r>
      <w:r w:rsidRPr="00080277">
        <w:rPr>
          <w:rFonts w:ascii="Times New Roman" w:eastAsia="Times New Roman" w:hAnsi="Times New Roman" w:cs="Times New Roman"/>
          <w:sz w:val="24"/>
          <w:szCs w:val="24"/>
        </w:rPr>
        <w:tab/>
      </w:r>
      <w:r w:rsidRPr="00080277">
        <w:rPr>
          <w:rFonts w:ascii="Times New Roman" w:eastAsia="Times New Roman" w:hAnsi="Times New Roman" w:cs="Times New Roman"/>
          <w:sz w:val="24"/>
          <w:szCs w:val="24"/>
        </w:rPr>
        <w:tab/>
        <w:t>: Winda Yulita, M.Cs.</w:t>
      </w:r>
    </w:p>
    <w:p w14:paraId="72C1BE33"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0DAA9262"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63BE63C9" w14:textId="77777777" w:rsidR="000371E6" w:rsidRPr="00080277"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sz w:val="24"/>
          <w:szCs w:val="24"/>
        </w:rPr>
      </w:pPr>
    </w:p>
    <w:p w14:paraId="1A06F9FA" w14:textId="77777777" w:rsidR="000371E6" w:rsidRPr="00DD6093" w:rsidRDefault="000371E6" w:rsidP="000371E6">
      <w:pPr>
        <w:pBdr>
          <w:top w:val="nil"/>
          <w:left w:val="nil"/>
          <w:bottom w:val="nil"/>
          <w:right w:val="nil"/>
          <w:between w:val="nil"/>
        </w:pBdr>
        <w:spacing w:after="0" w:line="276" w:lineRule="auto"/>
        <w:ind w:left="6044" w:firstLine="436"/>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Lampung Selatan</w:t>
      </w:r>
      <w:r w:rsidRPr="00DD6093">
        <w:rPr>
          <w:rFonts w:ascii="Times New Roman" w:eastAsia="Times New Roman" w:hAnsi="Times New Roman" w:cs="Times New Roman"/>
          <w:sz w:val="24"/>
          <w:szCs w:val="24"/>
          <w:lang w:val="sv-SE"/>
        </w:rPr>
        <w:t xml:space="preserve">, </w:t>
      </w:r>
      <w:r>
        <w:rPr>
          <w:rFonts w:ascii="Times New Roman" w:eastAsia="Times New Roman" w:hAnsi="Times New Roman" w:cs="Times New Roman"/>
          <w:sz w:val="24"/>
          <w:szCs w:val="24"/>
          <w:lang w:val="sv-SE"/>
        </w:rPr>
        <w:t>..................</w:t>
      </w:r>
      <w:r w:rsidRPr="00DD6093">
        <w:rPr>
          <w:rFonts w:ascii="Times New Roman" w:eastAsia="Times New Roman" w:hAnsi="Times New Roman" w:cs="Times New Roman"/>
          <w:sz w:val="24"/>
          <w:szCs w:val="24"/>
          <w:lang w:val="sv-SE"/>
        </w:rPr>
        <w:t>20</w:t>
      </w:r>
      <w:r>
        <w:rPr>
          <w:rFonts w:ascii="Times New Roman" w:eastAsia="Times New Roman" w:hAnsi="Times New Roman" w:cs="Times New Roman"/>
          <w:sz w:val="24"/>
          <w:szCs w:val="24"/>
          <w:lang w:val="sv-SE"/>
        </w:rPr>
        <w:t>25</w:t>
      </w:r>
    </w:p>
    <w:p w14:paraId="18B0AB23" w14:textId="77777777" w:rsidR="000371E6" w:rsidRPr="00DD6093" w:rsidRDefault="000371E6" w:rsidP="000371E6">
      <w:pPr>
        <w:spacing w:after="0" w:line="276" w:lineRule="auto"/>
        <w:ind w:left="288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Yang mengajukkan</w:t>
      </w:r>
    </w:p>
    <w:p w14:paraId="4CA223D9" w14:textId="77777777" w:rsidR="000371E6" w:rsidRPr="00DD6093" w:rsidRDefault="000371E6" w:rsidP="000371E6">
      <w:pPr>
        <w:spacing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Muhammad Yusuf</w:t>
      </w:r>
    </w:p>
    <w:p w14:paraId="03461646" w14:textId="77777777" w:rsidR="000371E6" w:rsidRPr="00DD6093" w:rsidRDefault="000371E6" w:rsidP="000371E6">
      <w:pPr>
        <w:spacing w:before="240" w:after="0" w:line="276" w:lineRule="auto"/>
        <w:ind w:left="2880"/>
        <w:jc w:val="both"/>
        <w:rPr>
          <w:rFonts w:ascii="Times New Roman" w:eastAsia="Times New Roman" w:hAnsi="Times New Roman" w:cs="Times New Roman"/>
          <w:sz w:val="24"/>
          <w:szCs w:val="24"/>
          <w:lang w:val="sv-SE"/>
        </w:rPr>
      </w:pPr>
    </w:p>
    <w:p w14:paraId="32D1381F" w14:textId="77777777" w:rsidR="000371E6" w:rsidRPr="00DD6093" w:rsidRDefault="000371E6" w:rsidP="000371E6">
      <w:pPr>
        <w:spacing w:before="240" w:after="0" w:line="276" w:lineRule="auto"/>
        <w:ind w:left="5760" w:firstLine="720"/>
        <w:jc w:val="both"/>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122140193</w:t>
      </w:r>
    </w:p>
    <w:p w14:paraId="1F62DC0D" w14:textId="77777777" w:rsidR="000371E6" w:rsidRPr="00DD6093" w:rsidRDefault="000371E6" w:rsidP="000371E6">
      <w:pPr>
        <w:spacing w:before="240" w:after="0" w:line="276" w:lineRule="auto"/>
        <w:ind w:left="2880" w:firstLine="720"/>
        <w:jc w:val="both"/>
        <w:rPr>
          <w:rFonts w:ascii="Times New Roman" w:eastAsia="Times New Roman" w:hAnsi="Times New Roman" w:cs="Times New Roman"/>
          <w:sz w:val="24"/>
          <w:szCs w:val="24"/>
          <w:lang w:val="sv-SE"/>
        </w:rPr>
      </w:pPr>
    </w:p>
    <w:p w14:paraId="2EA0A096"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633D675E" w14:textId="65792B6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Pembimbing </w:t>
      </w:r>
      <w:r>
        <w:rPr>
          <w:rFonts w:ascii="Times New Roman" w:eastAsia="Times New Roman" w:hAnsi="Times New Roman" w:cs="Times New Roman"/>
          <w:sz w:val="24"/>
          <w:szCs w:val="24"/>
          <w:lang w:val="sv-SE"/>
        </w:rPr>
        <w:t>Pendamping</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Yang mengajukkan</w:t>
      </w:r>
    </w:p>
    <w:p w14:paraId="45B368ED" w14:textId="77777777" w:rsidR="000371E6" w:rsidRPr="00DD6093" w:rsidRDefault="000371E6" w:rsidP="000371E6">
      <w:pPr>
        <w:spacing w:after="0" w:line="276" w:lineRule="auto"/>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r>
    </w:p>
    <w:p w14:paraId="0ECD1588"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p>
    <w:p w14:paraId="6CBFB62E" w14:textId="77777777" w:rsidR="000371E6" w:rsidRPr="00DD6093" w:rsidRDefault="000371E6" w:rsidP="000371E6">
      <w:pPr>
        <w:spacing w:after="0" w:line="276" w:lineRule="auto"/>
        <w:ind w:left="284"/>
        <w:jc w:val="both"/>
        <w:rPr>
          <w:rFonts w:ascii="Times New Roman" w:eastAsia="Times New Roman" w:hAnsi="Times New Roman" w:cs="Times New Roman"/>
          <w:sz w:val="24"/>
          <w:szCs w:val="24"/>
          <w:lang w:val="sv-SE"/>
        </w:rPr>
      </w:pPr>
    </w:p>
    <w:p w14:paraId="11BCF042" w14:textId="41742F40" w:rsidR="000371E6" w:rsidRPr="00DF2899" w:rsidRDefault="000371E6" w:rsidP="000371E6">
      <w:pPr>
        <w:spacing w:after="0" w:line="276" w:lineRule="auto"/>
        <w:ind w:left="284"/>
        <w:jc w:val="both"/>
        <w:rPr>
          <w:rFonts w:ascii="Times New Roman" w:eastAsia="Times New Roman" w:hAnsi="Times New Roman" w:cs="Times New Roman"/>
          <w:sz w:val="24"/>
          <w:szCs w:val="24"/>
          <w:lang w:val="sv-SE"/>
        </w:rPr>
      </w:pPr>
      <w:r w:rsidRPr="000371E6">
        <w:rPr>
          <w:rFonts w:ascii="Times New Roman" w:eastAsia="Times New Roman" w:hAnsi="Times New Roman" w:cs="Times New Roman"/>
          <w:sz w:val="24"/>
          <w:szCs w:val="24"/>
          <w:lang w:val="sv-SE"/>
        </w:rPr>
        <w:t>Winda Yulita, M.Cs.</w:t>
      </w:r>
      <w:r w:rsidRPr="00DF2899">
        <w:rPr>
          <w:rFonts w:ascii="Times New Roman" w:eastAsia="Times New Roman" w:hAnsi="Times New Roman" w:cs="Times New Roman"/>
          <w:sz w:val="24"/>
          <w:szCs w:val="24"/>
          <w:lang w:val="sv-SE"/>
        </w:rPr>
        <w:t xml:space="preserve">    </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 xml:space="preserve">Muhammad Yusuf     </w:t>
      </w:r>
    </w:p>
    <w:p w14:paraId="1859DD09" w14:textId="1284C641" w:rsidR="000371E6" w:rsidRDefault="000371E6" w:rsidP="000371E6">
      <w:pPr>
        <w:spacing w:after="0" w:line="276" w:lineRule="auto"/>
        <w:ind w:left="284"/>
        <w:jc w:val="both"/>
        <w:rPr>
          <w:rFonts w:ascii="Times New Roman" w:eastAsia="Times New Roman" w:hAnsi="Times New Roman" w:cs="Times New Roman"/>
          <w:sz w:val="24"/>
          <w:szCs w:val="24"/>
          <w:lang w:val="sv-SE"/>
        </w:rPr>
      </w:pPr>
      <w:r w:rsidRPr="00DF2899">
        <w:rPr>
          <w:rFonts w:ascii="Times New Roman" w:eastAsia="Times New Roman" w:hAnsi="Times New Roman" w:cs="Times New Roman"/>
          <w:sz w:val="24"/>
          <w:szCs w:val="24"/>
          <w:lang w:val="sv-SE"/>
        </w:rPr>
        <w:t>NIP.</w:t>
      </w:r>
      <w:r w:rsidRPr="00B5582E">
        <w:rPr>
          <w:lang w:val="sv-SE"/>
        </w:rPr>
        <w:t xml:space="preserve"> </w:t>
      </w:r>
      <w:r w:rsidRPr="000371E6">
        <w:rPr>
          <w:rFonts w:ascii="Times New Roman" w:hAnsi="Times New Roman" w:cs="Times New Roman"/>
          <w:sz w:val="24"/>
          <w:szCs w:val="24"/>
          <w:lang w:val="sv-SE"/>
        </w:rPr>
        <w:t>199307272022032022</w:t>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r>
      <w:r w:rsidRPr="00DF2899">
        <w:rPr>
          <w:rFonts w:ascii="Times New Roman" w:eastAsia="Times New Roman" w:hAnsi="Times New Roman" w:cs="Times New Roman"/>
          <w:sz w:val="24"/>
          <w:szCs w:val="24"/>
          <w:lang w:val="sv-SE"/>
        </w:rPr>
        <w:tab/>
        <w:t>NIM. 122140193</w:t>
      </w:r>
    </w:p>
    <w:p w14:paraId="7639A342" w14:textId="4A815991" w:rsidR="000371E6" w:rsidRDefault="000371E6">
      <w:pPr>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br w:type="page"/>
      </w:r>
    </w:p>
    <w:p w14:paraId="4FBF10FA" w14:textId="77777777" w:rsidR="00CE7775" w:rsidRPr="00DD6093" w:rsidRDefault="00CE7775" w:rsidP="000371E6">
      <w:pPr>
        <w:rPr>
          <w:rFonts w:ascii="Times New Roman" w:eastAsia="Times New Roman" w:hAnsi="Times New Roman" w:cs="Times New Roman"/>
          <w:sz w:val="24"/>
          <w:szCs w:val="24"/>
          <w:lang w:val="sv-SE"/>
        </w:rPr>
        <w:sectPr w:rsidR="00CE7775" w:rsidRPr="00DD6093">
          <w:pgSz w:w="11906" w:h="16838"/>
          <w:pgMar w:top="2836" w:right="1021" w:bottom="561" w:left="1021" w:header="284" w:footer="374" w:gutter="0"/>
          <w:cols w:space="720"/>
        </w:sectPr>
      </w:pPr>
    </w:p>
    <w:p w14:paraId="0000003C" w14:textId="77777777" w:rsidR="00CE7775" w:rsidRPr="00DD6093" w:rsidRDefault="00000000">
      <w:pPr>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SURAT PERNYATAAN PERSETUJUAN DOSEN WALI</w:t>
      </w:r>
    </w:p>
    <w:p w14:paraId="0000003D" w14:textId="77777777" w:rsidR="00CE7775" w:rsidRPr="00DD6093" w:rsidRDefault="00CE7775">
      <w:pPr>
        <w:rPr>
          <w:rFonts w:ascii="Times New Roman" w:eastAsia="Times New Roman" w:hAnsi="Times New Roman" w:cs="Times New Roman"/>
          <w:color w:val="FF0000"/>
          <w:lang w:val="sv-SE"/>
        </w:rPr>
      </w:pPr>
    </w:p>
    <w:p w14:paraId="0000003E" w14:textId="77777777" w:rsidR="00CE7775" w:rsidRPr="00DD6093" w:rsidRDefault="00000000">
      <w:pPr>
        <w:spacing w:line="360" w:lineRule="auto"/>
        <w:jc w:val="both"/>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Yang menyatakan,</w:t>
      </w:r>
    </w:p>
    <w:p w14:paraId="0000003F" w14:textId="77777777" w:rsidR="00CE7775"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Nama </w:t>
      </w:r>
      <w:proofErr w:type="spellStart"/>
      <w:r>
        <w:rPr>
          <w:rFonts w:ascii="Times New Roman" w:eastAsia="Times New Roman" w:hAnsi="Times New Roman" w:cs="Times New Roman"/>
          <w:color w:val="FF0000"/>
          <w:sz w:val="24"/>
          <w:szCs w:val="24"/>
        </w:rPr>
        <w:t>Mahasiswa</w:t>
      </w:r>
      <w:proofErr w:type="spellEnd"/>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t xml:space="preserve">: </w:t>
      </w:r>
    </w:p>
    <w:p w14:paraId="00000040" w14:textId="77777777" w:rsidR="00CE7775" w:rsidRDefault="00000000">
      <w:pPr>
        <w:spacing w:line="360" w:lineRule="auto"/>
        <w:jc w:val="both"/>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NIM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t xml:space="preserve">: </w:t>
      </w:r>
    </w:p>
    <w:p w14:paraId="00000041" w14:textId="77777777" w:rsidR="00CE7775" w:rsidRDefault="00000000">
      <w:pPr>
        <w:spacing w:line="360" w:lineRule="auto"/>
        <w:jc w:val="both"/>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Judul</w:t>
      </w:r>
      <w:proofErr w:type="spellEnd"/>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Tugas</w:t>
      </w:r>
      <w:proofErr w:type="spellEnd"/>
      <w:r>
        <w:rPr>
          <w:rFonts w:ascii="Times New Roman" w:eastAsia="Times New Roman" w:hAnsi="Times New Roman" w:cs="Times New Roman"/>
          <w:color w:val="FF0000"/>
          <w:sz w:val="24"/>
          <w:szCs w:val="24"/>
        </w:rPr>
        <w:t xml:space="preserve"> Akhir</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t xml:space="preserve">: </w:t>
      </w:r>
    </w:p>
    <w:p w14:paraId="00000042" w14:textId="77777777" w:rsidR="00CE7775" w:rsidRDefault="00000000">
      <w:pPr>
        <w:spacing w:line="360" w:lineRule="auto"/>
        <w:jc w:val="both"/>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Menyetujui</w:t>
      </w:r>
      <w:proofErr w:type="spellEnd"/>
      <w:r>
        <w:rPr>
          <w:rFonts w:ascii="Times New Roman" w:eastAsia="Times New Roman" w:hAnsi="Times New Roman" w:cs="Times New Roman"/>
          <w:color w:val="FF0000"/>
          <w:sz w:val="24"/>
          <w:szCs w:val="24"/>
        </w:rPr>
        <w:t>,</w:t>
      </w:r>
    </w:p>
    <w:p w14:paraId="00000043" w14:textId="77777777" w:rsidR="00CE7775"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Dosen Wali</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t xml:space="preserve">: </w:t>
      </w:r>
    </w:p>
    <w:p w14:paraId="00000044" w14:textId="77777777" w:rsidR="00CE7775" w:rsidRPr="00DD6093" w:rsidRDefault="00000000">
      <w:pPr>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NIP</w:t>
      </w:r>
      <w:r w:rsidRPr="00DD6093">
        <w:rPr>
          <w:rFonts w:ascii="Times New Roman" w:eastAsia="Times New Roman" w:hAnsi="Times New Roman" w:cs="Times New Roman"/>
          <w:color w:val="FF0000"/>
          <w:sz w:val="24"/>
          <w:szCs w:val="24"/>
          <w:lang w:val="sv-SE"/>
        </w:rPr>
        <w:tab/>
      </w:r>
      <w:r w:rsidRPr="00DD6093">
        <w:rPr>
          <w:rFonts w:ascii="Times New Roman" w:eastAsia="Times New Roman" w:hAnsi="Times New Roman" w:cs="Times New Roman"/>
          <w:color w:val="FF0000"/>
          <w:sz w:val="24"/>
          <w:szCs w:val="24"/>
          <w:lang w:val="sv-SE"/>
        </w:rPr>
        <w:tab/>
      </w:r>
      <w:r w:rsidRPr="00DD6093">
        <w:rPr>
          <w:rFonts w:ascii="Times New Roman" w:eastAsia="Times New Roman" w:hAnsi="Times New Roman" w:cs="Times New Roman"/>
          <w:color w:val="FF0000"/>
          <w:sz w:val="24"/>
          <w:szCs w:val="24"/>
          <w:lang w:val="sv-SE"/>
        </w:rPr>
        <w:tab/>
      </w:r>
      <w:r w:rsidRPr="00DD6093">
        <w:rPr>
          <w:rFonts w:ascii="Times New Roman" w:eastAsia="Times New Roman" w:hAnsi="Times New Roman" w:cs="Times New Roman"/>
          <w:color w:val="FF0000"/>
          <w:sz w:val="24"/>
          <w:szCs w:val="24"/>
          <w:lang w:val="sv-SE"/>
        </w:rPr>
        <w:tab/>
        <w:t xml:space="preserve">: </w:t>
      </w:r>
    </w:p>
    <w:p w14:paraId="00000045" w14:textId="77777777" w:rsidR="00CE7775" w:rsidRPr="00DD6093" w:rsidRDefault="00CE7775">
      <w:pPr>
        <w:rPr>
          <w:rFonts w:ascii="Times New Roman" w:eastAsia="Times New Roman" w:hAnsi="Times New Roman" w:cs="Times New Roman"/>
          <w:color w:val="FF0000"/>
          <w:sz w:val="24"/>
          <w:szCs w:val="24"/>
          <w:lang w:val="sv-SE"/>
        </w:rPr>
      </w:pPr>
    </w:p>
    <w:p w14:paraId="00000046" w14:textId="77777777" w:rsidR="00CE7775" w:rsidRPr="00DD6093" w:rsidRDefault="00000000">
      <w:pPr>
        <w:jc w:val="both"/>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Telah menyelesaikan sejumlah _____ SKS  dan tidak ada mata kuliah wajib yang mengulang atau belum diselesaikan. Mahasiswa telah menyelesaikan bimbingan dengan dosen pembimbing pada tanggal ……………………… Mahasiswa telah disetujui untuk dilakukan sidang akhir.</w:t>
      </w:r>
    </w:p>
    <w:tbl>
      <w:tblPr>
        <w:tblStyle w:val="afff8"/>
        <w:tblW w:w="9860" w:type="dxa"/>
        <w:tblInd w:w="-15" w:type="dxa"/>
        <w:tblBorders>
          <w:top w:val="nil"/>
          <w:left w:val="nil"/>
          <w:bottom w:val="nil"/>
          <w:right w:val="nil"/>
          <w:insideH w:val="nil"/>
          <w:insideV w:val="nil"/>
        </w:tblBorders>
        <w:tblLayout w:type="fixed"/>
        <w:tblLook w:val="0400" w:firstRow="0" w:lastRow="0" w:firstColumn="0" w:lastColumn="0" w:noHBand="0" w:noVBand="1"/>
      </w:tblPr>
      <w:tblGrid>
        <w:gridCol w:w="4930"/>
        <w:gridCol w:w="4930"/>
      </w:tblGrid>
      <w:tr w:rsidR="00CE7775" w14:paraId="3F504B10" w14:textId="77777777">
        <w:tc>
          <w:tcPr>
            <w:tcW w:w="4930" w:type="dxa"/>
          </w:tcPr>
          <w:p w14:paraId="00000047" w14:textId="77777777" w:rsidR="00CE7775" w:rsidRPr="00DD6093" w:rsidRDefault="00CE7775">
            <w:pPr>
              <w:rPr>
                <w:rFonts w:ascii="Times New Roman" w:eastAsia="Times New Roman" w:hAnsi="Times New Roman" w:cs="Times New Roman"/>
                <w:color w:val="FF0000"/>
                <w:sz w:val="24"/>
                <w:szCs w:val="24"/>
                <w:lang w:val="sv-SE"/>
              </w:rPr>
            </w:pPr>
          </w:p>
          <w:p w14:paraId="00000048" w14:textId="77777777" w:rsidR="00CE7775" w:rsidRPr="00DD6093" w:rsidRDefault="00CE7775">
            <w:pPr>
              <w:rPr>
                <w:rFonts w:ascii="Times New Roman" w:eastAsia="Times New Roman" w:hAnsi="Times New Roman" w:cs="Times New Roman"/>
                <w:color w:val="FF0000"/>
                <w:sz w:val="24"/>
                <w:szCs w:val="24"/>
                <w:lang w:val="sv-SE"/>
              </w:rPr>
            </w:pPr>
          </w:p>
          <w:p w14:paraId="00000049" w14:textId="77777777" w:rsidR="00CE7775" w:rsidRPr="00DD6093" w:rsidRDefault="00CE7775">
            <w:pPr>
              <w:rPr>
                <w:rFonts w:ascii="Times New Roman" w:eastAsia="Times New Roman" w:hAnsi="Times New Roman" w:cs="Times New Roman"/>
                <w:color w:val="FF0000"/>
                <w:sz w:val="24"/>
                <w:szCs w:val="24"/>
                <w:lang w:val="sv-SE"/>
              </w:rPr>
            </w:pPr>
          </w:p>
          <w:p w14:paraId="0000004A" w14:textId="77777777" w:rsidR="00CE7775" w:rsidRDefault="00000000">
            <w:pPr>
              <w:rPr>
                <w:rFonts w:ascii="Times New Roman" w:eastAsia="Times New Roman" w:hAnsi="Times New Roman" w:cs="Times New Roman"/>
                <w:color w:val="FF0000"/>
                <w:sz w:val="24"/>
                <w:szCs w:val="24"/>
              </w:rPr>
            </w:pPr>
            <w:proofErr w:type="spellStart"/>
            <w:r>
              <w:rPr>
                <w:rFonts w:ascii="Times New Roman" w:eastAsia="Times New Roman" w:hAnsi="Times New Roman" w:cs="Times New Roman"/>
                <w:color w:val="FF0000"/>
                <w:sz w:val="24"/>
                <w:szCs w:val="24"/>
              </w:rPr>
              <w:t>Menyetujui</w:t>
            </w:r>
            <w:proofErr w:type="spellEnd"/>
          </w:p>
        </w:tc>
        <w:tc>
          <w:tcPr>
            <w:tcW w:w="4930" w:type="dxa"/>
          </w:tcPr>
          <w:p w14:paraId="0000004B" w14:textId="77777777" w:rsidR="00CE7775" w:rsidRDefault="00CE7775">
            <w:pPr>
              <w:rPr>
                <w:rFonts w:ascii="Times New Roman" w:eastAsia="Times New Roman" w:hAnsi="Times New Roman" w:cs="Times New Roman"/>
                <w:color w:val="FF0000"/>
                <w:sz w:val="24"/>
                <w:szCs w:val="24"/>
              </w:rPr>
            </w:pPr>
          </w:p>
          <w:p w14:paraId="0000004C" w14:textId="77777777" w:rsidR="00CE7775" w:rsidRDefault="00000000">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Lampung Selatan, . . . . . . . . . . 20 . . . .</w:t>
            </w:r>
          </w:p>
          <w:p w14:paraId="0000004D" w14:textId="77777777" w:rsidR="00CE7775"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roofErr w:type="spellStart"/>
            <w:r>
              <w:rPr>
                <w:rFonts w:ascii="Times New Roman" w:eastAsia="Times New Roman" w:hAnsi="Times New Roman" w:cs="Times New Roman"/>
                <w:color w:val="FF0000"/>
                <w:sz w:val="24"/>
                <w:szCs w:val="24"/>
              </w:rPr>
              <w:t>Menyatakan</w:t>
            </w:r>
            <w:proofErr w:type="spellEnd"/>
          </w:p>
        </w:tc>
      </w:tr>
      <w:tr w:rsidR="00CE7775" w14:paraId="065C6A93" w14:textId="77777777">
        <w:tc>
          <w:tcPr>
            <w:tcW w:w="4930" w:type="dxa"/>
          </w:tcPr>
          <w:p w14:paraId="0000004E" w14:textId="77777777" w:rsidR="00CE7775" w:rsidRPr="00DD6093" w:rsidRDefault="00000000">
            <w:pPr>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Dosen Wali</w:t>
            </w:r>
          </w:p>
          <w:p w14:paraId="0000004F" w14:textId="77777777" w:rsidR="00CE7775" w:rsidRPr="00DD6093" w:rsidRDefault="00CE7775">
            <w:pPr>
              <w:rPr>
                <w:rFonts w:ascii="Times New Roman" w:eastAsia="Times New Roman" w:hAnsi="Times New Roman" w:cs="Times New Roman"/>
                <w:color w:val="FF0000"/>
                <w:sz w:val="24"/>
                <w:szCs w:val="24"/>
                <w:lang w:val="sv-SE"/>
              </w:rPr>
            </w:pPr>
          </w:p>
          <w:p w14:paraId="00000050" w14:textId="77777777" w:rsidR="00CE7775" w:rsidRPr="00DD6093" w:rsidRDefault="00CE7775">
            <w:pPr>
              <w:rPr>
                <w:rFonts w:ascii="Times New Roman" w:eastAsia="Times New Roman" w:hAnsi="Times New Roman" w:cs="Times New Roman"/>
                <w:color w:val="FF0000"/>
                <w:sz w:val="24"/>
                <w:szCs w:val="24"/>
                <w:lang w:val="sv-SE"/>
              </w:rPr>
            </w:pPr>
          </w:p>
          <w:p w14:paraId="00000051" w14:textId="77777777" w:rsidR="00CE7775" w:rsidRPr="00DD6093" w:rsidRDefault="00CE7775">
            <w:pPr>
              <w:rPr>
                <w:rFonts w:ascii="Times New Roman" w:eastAsia="Times New Roman" w:hAnsi="Times New Roman" w:cs="Times New Roman"/>
                <w:color w:val="FF0000"/>
                <w:sz w:val="24"/>
                <w:szCs w:val="24"/>
                <w:lang w:val="sv-SE"/>
              </w:rPr>
            </w:pPr>
          </w:p>
          <w:p w14:paraId="00000052" w14:textId="77777777" w:rsidR="00CE7775" w:rsidRPr="00DD6093" w:rsidRDefault="00000000">
            <w:pPr>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(Nama)</w:t>
            </w:r>
            <w:r w:rsidRPr="00DD6093">
              <w:rPr>
                <w:rFonts w:ascii="Times New Roman" w:eastAsia="Times New Roman" w:hAnsi="Times New Roman" w:cs="Times New Roman"/>
                <w:color w:val="FF0000"/>
                <w:sz w:val="24"/>
                <w:szCs w:val="24"/>
                <w:lang w:val="sv-SE"/>
              </w:rPr>
              <w:br/>
              <w:t>(NIP/NRK)</w:t>
            </w:r>
          </w:p>
          <w:p w14:paraId="00000053" w14:textId="77777777" w:rsidR="00CE7775" w:rsidRPr="00DD6093" w:rsidRDefault="00CE7775">
            <w:pPr>
              <w:rPr>
                <w:rFonts w:ascii="Times New Roman" w:eastAsia="Times New Roman" w:hAnsi="Times New Roman" w:cs="Times New Roman"/>
                <w:color w:val="FF0000"/>
                <w:sz w:val="24"/>
                <w:szCs w:val="24"/>
                <w:lang w:val="sv-SE"/>
              </w:rPr>
            </w:pPr>
          </w:p>
        </w:tc>
        <w:tc>
          <w:tcPr>
            <w:tcW w:w="4930" w:type="dxa"/>
          </w:tcPr>
          <w:p w14:paraId="00000054" w14:textId="77777777" w:rsidR="00CE7775" w:rsidRPr="00DD6093" w:rsidRDefault="00CE7775">
            <w:pPr>
              <w:jc w:val="right"/>
              <w:rPr>
                <w:rFonts w:ascii="Times New Roman" w:eastAsia="Times New Roman" w:hAnsi="Times New Roman" w:cs="Times New Roman"/>
                <w:color w:val="FF0000"/>
                <w:sz w:val="24"/>
                <w:szCs w:val="24"/>
                <w:lang w:val="sv-SE"/>
              </w:rPr>
            </w:pPr>
          </w:p>
          <w:p w14:paraId="00000055" w14:textId="77777777" w:rsidR="00CE7775" w:rsidRPr="00DD6093" w:rsidRDefault="00CE7775">
            <w:pPr>
              <w:jc w:val="right"/>
              <w:rPr>
                <w:rFonts w:ascii="Times New Roman" w:eastAsia="Times New Roman" w:hAnsi="Times New Roman" w:cs="Times New Roman"/>
                <w:color w:val="FF0000"/>
                <w:sz w:val="24"/>
                <w:szCs w:val="24"/>
                <w:lang w:val="sv-SE"/>
              </w:rPr>
            </w:pPr>
          </w:p>
          <w:p w14:paraId="00000056" w14:textId="77777777" w:rsidR="00CE7775" w:rsidRPr="00DD6093" w:rsidRDefault="00CE7775">
            <w:pPr>
              <w:jc w:val="right"/>
              <w:rPr>
                <w:rFonts w:ascii="Times New Roman" w:eastAsia="Times New Roman" w:hAnsi="Times New Roman" w:cs="Times New Roman"/>
                <w:color w:val="FF0000"/>
                <w:sz w:val="24"/>
                <w:szCs w:val="24"/>
                <w:lang w:val="sv-SE"/>
              </w:rPr>
            </w:pPr>
          </w:p>
          <w:p w14:paraId="00000057" w14:textId="77777777" w:rsidR="00CE7775" w:rsidRPr="00DD6093" w:rsidRDefault="00CE7775">
            <w:pPr>
              <w:jc w:val="right"/>
              <w:rPr>
                <w:rFonts w:ascii="Times New Roman" w:eastAsia="Times New Roman" w:hAnsi="Times New Roman" w:cs="Times New Roman"/>
                <w:color w:val="FF0000"/>
                <w:sz w:val="24"/>
                <w:szCs w:val="24"/>
                <w:lang w:val="sv-SE"/>
              </w:rPr>
            </w:pPr>
          </w:p>
          <w:p w14:paraId="00000058" w14:textId="77777777" w:rsidR="00CE7775" w:rsidRDefault="00000000">
            <w:pPr>
              <w:rPr>
                <w:rFonts w:ascii="Times New Roman" w:eastAsia="Times New Roman" w:hAnsi="Times New Roman" w:cs="Times New Roman"/>
                <w:color w:val="FF0000"/>
                <w:sz w:val="24"/>
                <w:szCs w:val="24"/>
              </w:rPr>
            </w:pPr>
            <w:r w:rsidRPr="00DD6093">
              <w:rPr>
                <w:rFonts w:ascii="Times New Roman" w:eastAsia="Times New Roman" w:hAnsi="Times New Roman" w:cs="Times New Roman"/>
                <w:color w:val="FF0000"/>
                <w:sz w:val="24"/>
                <w:szCs w:val="24"/>
                <w:lang w:val="sv-SE"/>
              </w:rPr>
              <w:t xml:space="preserve">         </w:t>
            </w:r>
            <w:r>
              <w:rPr>
                <w:rFonts w:ascii="Times New Roman" w:eastAsia="Times New Roman" w:hAnsi="Times New Roman" w:cs="Times New Roman"/>
                <w:color w:val="FF0000"/>
                <w:sz w:val="24"/>
                <w:szCs w:val="24"/>
              </w:rPr>
              <w:t>(Nama Mahasiswa)</w:t>
            </w:r>
            <w:r>
              <w:rPr>
                <w:rFonts w:ascii="Times New Roman" w:eastAsia="Times New Roman" w:hAnsi="Times New Roman" w:cs="Times New Roman"/>
                <w:color w:val="FF0000"/>
                <w:sz w:val="24"/>
                <w:szCs w:val="24"/>
              </w:rPr>
              <w:br/>
              <w:t xml:space="preserve">         (NIM)</w:t>
            </w:r>
          </w:p>
        </w:tc>
      </w:tr>
      <w:tr w:rsidR="00CE7775" w14:paraId="22714100" w14:textId="77777777">
        <w:tc>
          <w:tcPr>
            <w:tcW w:w="4930" w:type="dxa"/>
          </w:tcPr>
          <w:p w14:paraId="00000059" w14:textId="77777777" w:rsidR="00CE7775" w:rsidRDefault="00CE7775">
            <w:pPr>
              <w:rPr>
                <w:rFonts w:ascii="Times New Roman" w:eastAsia="Times New Roman" w:hAnsi="Times New Roman" w:cs="Times New Roman"/>
                <w:color w:val="FF0000"/>
                <w:sz w:val="24"/>
                <w:szCs w:val="24"/>
              </w:rPr>
            </w:pPr>
          </w:p>
        </w:tc>
        <w:tc>
          <w:tcPr>
            <w:tcW w:w="4930" w:type="dxa"/>
          </w:tcPr>
          <w:p w14:paraId="0000005A" w14:textId="77777777" w:rsidR="00CE7775" w:rsidRDefault="00CE7775">
            <w:pPr>
              <w:jc w:val="right"/>
              <w:rPr>
                <w:rFonts w:ascii="Times New Roman" w:eastAsia="Times New Roman" w:hAnsi="Times New Roman" w:cs="Times New Roman"/>
                <w:color w:val="FF0000"/>
                <w:sz w:val="24"/>
                <w:szCs w:val="24"/>
              </w:rPr>
            </w:pPr>
          </w:p>
        </w:tc>
      </w:tr>
    </w:tbl>
    <w:p w14:paraId="0000005B" w14:textId="77777777" w:rsidR="00CE7775" w:rsidRDefault="00CE7775">
      <w:pPr>
        <w:rPr>
          <w:rFonts w:ascii="Times New Roman" w:eastAsia="Times New Roman" w:hAnsi="Times New Roman" w:cs="Times New Roman"/>
          <w:color w:val="FF0000"/>
          <w:sz w:val="24"/>
          <w:szCs w:val="24"/>
        </w:rPr>
      </w:pPr>
    </w:p>
    <w:p w14:paraId="0000005C" w14:textId="77777777" w:rsidR="00CE7775" w:rsidRDefault="00CE7775">
      <w:pPr>
        <w:rPr>
          <w:rFonts w:ascii="Times New Roman" w:eastAsia="Times New Roman" w:hAnsi="Times New Roman" w:cs="Times New Roman"/>
          <w:sz w:val="24"/>
          <w:szCs w:val="24"/>
        </w:rPr>
      </w:pPr>
    </w:p>
    <w:p w14:paraId="0000005D" w14:textId="77777777" w:rsidR="00CE7775" w:rsidRDefault="00CE7775">
      <w:pPr>
        <w:rPr>
          <w:rFonts w:ascii="Times New Roman" w:eastAsia="Times New Roman" w:hAnsi="Times New Roman" w:cs="Times New Roman"/>
        </w:rPr>
      </w:pPr>
    </w:p>
    <w:p w14:paraId="0000005E" w14:textId="77777777" w:rsidR="00CE7775" w:rsidRDefault="00CE7775">
      <w:pPr>
        <w:rPr>
          <w:rFonts w:ascii="Times New Roman" w:eastAsia="Times New Roman" w:hAnsi="Times New Roman" w:cs="Times New Roman"/>
        </w:rPr>
      </w:pPr>
    </w:p>
    <w:p w14:paraId="0000005F" w14:textId="77777777" w:rsidR="00CE7775" w:rsidRDefault="00CE7775">
      <w:pPr>
        <w:rPr>
          <w:rFonts w:ascii="Times New Roman" w:eastAsia="Times New Roman" w:hAnsi="Times New Roman" w:cs="Times New Roman"/>
        </w:rPr>
        <w:sectPr w:rsidR="00CE7775">
          <w:pgSz w:w="11906" w:h="16838"/>
          <w:pgMar w:top="2836" w:right="1021" w:bottom="561" w:left="1021" w:header="284" w:footer="374" w:gutter="0"/>
          <w:cols w:space="720"/>
        </w:sectPr>
      </w:pPr>
    </w:p>
    <w:p w14:paraId="00000060" w14:textId="77777777" w:rsidR="00CE7775" w:rsidRDefault="00000000">
      <w:pPr>
        <w:jc w:val="center"/>
        <w:rPr>
          <w:rFonts w:ascii="Times New Roman" w:eastAsia="Times New Roman" w:hAnsi="Times New Roman" w:cs="Times New Roman"/>
          <w:b/>
          <w:color w:val="000000"/>
          <w:sz w:val="28"/>
          <w:szCs w:val="28"/>
        </w:rPr>
      </w:pPr>
      <w:bookmarkStart w:id="0" w:name="_heading=h.f4ucmuoyjpb6" w:colFirst="0" w:colLast="0"/>
      <w:bookmarkEnd w:id="0"/>
      <w:r>
        <w:rPr>
          <w:rFonts w:ascii="Times New Roman" w:eastAsia="Times New Roman" w:hAnsi="Times New Roman" w:cs="Times New Roman"/>
          <w:b/>
          <w:color w:val="000000"/>
          <w:sz w:val="28"/>
          <w:szCs w:val="28"/>
        </w:rPr>
        <w:lastRenderedPageBreak/>
        <w:t>KARTU KENDALI BIMBINGAN TUGAS AKHIR</w:t>
      </w:r>
    </w:p>
    <w:p w14:paraId="00000061" w14:textId="7C215CC1" w:rsidR="00CE7775" w:rsidRPr="007A6063" w:rsidRDefault="00000000">
      <w:pPr>
        <w:pBdr>
          <w:top w:val="nil"/>
          <w:left w:val="nil"/>
          <w:bottom w:val="nil"/>
          <w:right w:val="nil"/>
          <w:between w:val="nil"/>
        </w:pBdr>
        <w:tabs>
          <w:tab w:val="left" w:pos="1020"/>
        </w:tabs>
        <w:spacing w:after="0" w:line="360" w:lineRule="auto"/>
        <w:ind w:left="284" w:right="-6"/>
        <w:rPr>
          <w:rFonts w:ascii="Times New Roman" w:eastAsia="Times New Roman" w:hAnsi="Times New Roman" w:cs="Times New Roman"/>
          <w:sz w:val="24"/>
          <w:szCs w:val="24"/>
          <w:highlight w:val="red"/>
        </w:rPr>
      </w:pPr>
      <w:r w:rsidRPr="007A6063">
        <w:rPr>
          <w:rFonts w:ascii="Times New Roman" w:eastAsia="Times New Roman" w:hAnsi="Times New Roman" w:cs="Times New Roman"/>
          <w:sz w:val="24"/>
          <w:szCs w:val="24"/>
        </w:rPr>
        <w:t>Nama</w:t>
      </w:r>
      <w:r w:rsidRPr="007A6063">
        <w:rPr>
          <w:rFonts w:ascii="Times New Roman" w:eastAsia="Times New Roman" w:hAnsi="Times New Roman" w:cs="Times New Roman"/>
          <w:sz w:val="24"/>
          <w:szCs w:val="24"/>
        </w:rPr>
        <w:tab/>
      </w:r>
      <w:r w:rsidRPr="007A6063">
        <w:rPr>
          <w:rFonts w:ascii="Times New Roman" w:eastAsia="Times New Roman" w:hAnsi="Times New Roman" w:cs="Times New Roman"/>
          <w:sz w:val="24"/>
          <w:szCs w:val="24"/>
        </w:rPr>
        <w:tab/>
        <w:t>:</w:t>
      </w:r>
      <w:r w:rsidR="007A6063">
        <w:rPr>
          <w:rFonts w:ascii="Times New Roman" w:eastAsia="Times New Roman" w:hAnsi="Times New Roman" w:cs="Times New Roman"/>
          <w:sz w:val="24"/>
          <w:szCs w:val="24"/>
        </w:rPr>
        <w:t>Muhammad Yusuf</w:t>
      </w:r>
    </w:p>
    <w:p w14:paraId="00000062" w14:textId="26F04AD5" w:rsidR="00CE7775" w:rsidRPr="007A6063" w:rsidRDefault="00000000">
      <w:pPr>
        <w:pBdr>
          <w:top w:val="nil"/>
          <w:left w:val="nil"/>
          <w:bottom w:val="nil"/>
          <w:right w:val="nil"/>
          <w:between w:val="nil"/>
        </w:pBdr>
        <w:tabs>
          <w:tab w:val="left" w:pos="1020"/>
        </w:tabs>
        <w:spacing w:after="0" w:line="360" w:lineRule="auto"/>
        <w:ind w:left="284" w:right="-6"/>
        <w:rPr>
          <w:rFonts w:ascii="Times New Roman" w:eastAsia="Times New Roman" w:hAnsi="Times New Roman" w:cs="Times New Roman"/>
          <w:sz w:val="24"/>
          <w:szCs w:val="24"/>
        </w:rPr>
      </w:pPr>
      <w:r w:rsidRPr="007A6063">
        <w:rPr>
          <w:rFonts w:ascii="Times New Roman" w:eastAsia="Times New Roman" w:hAnsi="Times New Roman" w:cs="Times New Roman"/>
          <w:sz w:val="24"/>
          <w:szCs w:val="24"/>
        </w:rPr>
        <w:t>NIM</w:t>
      </w:r>
      <w:r w:rsidRPr="007A6063">
        <w:rPr>
          <w:rFonts w:ascii="Times New Roman" w:eastAsia="Times New Roman" w:hAnsi="Times New Roman" w:cs="Times New Roman"/>
          <w:sz w:val="24"/>
          <w:szCs w:val="24"/>
        </w:rPr>
        <w:tab/>
      </w:r>
      <w:r w:rsidRPr="007A6063">
        <w:rPr>
          <w:rFonts w:ascii="Times New Roman" w:eastAsia="Times New Roman" w:hAnsi="Times New Roman" w:cs="Times New Roman"/>
          <w:sz w:val="24"/>
          <w:szCs w:val="24"/>
        </w:rPr>
        <w:tab/>
        <w:t>:</w:t>
      </w:r>
      <w:r w:rsidR="007A6063">
        <w:rPr>
          <w:rFonts w:ascii="Times New Roman" w:eastAsia="Times New Roman" w:hAnsi="Times New Roman" w:cs="Times New Roman"/>
          <w:sz w:val="24"/>
          <w:szCs w:val="24"/>
        </w:rPr>
        <w:t>122140193</w:t>
      </w:r>
    </w:p>
    <w:p w14:paraId="00000063" w14:textId="18D4194D" w:rsidR="00CE7775" w:rsidRPr="00EE4197" w:rsidRDefault="00000000">
      <w:pPr>
        <w:pBdr>
          <w:top w:val="nil"/>
          <w:left w:val="nil"/>
          <w:bottom w:val="nil"/>
          <w:right w:val="nil"/>
          <w:between w:val="nil"/>
        </w:pBdr>
        <w:tabs>
          <w:tab w:val="left" w:pos="1020"/>
        </w:tabs>
        <w:spacing w:after="0" w:line="360" w:lineRule="auto"/>
        <w:ind w:left="284" w:right="-6"/>
        <w:rPr>
          <w:rFonts w:ascii="Times New Roman" w:eastAsia="Times New Roman" w:hAnsi="Times New Roman" w:cs="Times New Roman"/>
          <w:sz w:val="24"/>
          <w:szCs w:val="24"/>
          <w:lang w:val="sv-SE"/>
        </w:rPr>
      </w:pPr>
      <w:r w:rsidRPr="00EE4197">
        <w:rPr>
          <w:rFonts w:ascii="Times New Roman" w:eastAsia="Times New Roman" w:hAnsi="Times New Roman" w:cs="Times New Roman"/>
          <w:sz w:val="24"/>
          <w:szCs w:val="24"/>
          <w:lang w:val="sv-SE"/>
        </w:rPr>
        <w:t>Judul TA</w:t>
      </w:r>
      <w:r w:rsidRPr="00EE4197">
        <w:rPr>
          <w:rFonts w:ascii="Times New Roman" w:eastAsia="Times New Roman" w:hAnsi="Times New Roman" w:cs="Times New Roman"/>
          <w:sz w:val="24"/>
          <w:szCs w:val="24"/>
          <w:lang w:val="sv-SE"/>
        </w:rPr>
        <w:tab/>
        <w:t>:</w:t>
      </w:r>
      <w:r w:rsidR="00EE4197" w:rsidRPr="00EE4197">
        <w:rPr>
          <w:rFonts w:ascii="Times New Roman" w:eastAsia="Times New Roman" w:hAnsi="Times New Roman" w:cs="Times New Roman"/>
          <w:sz w:val="24"/>
          <w:szCs w:val="24"/>
          <w:lang w:val="sv-SE"/>
        </w:rPr>
        <w:t>PERANCANGAN ULANG</w:t>
      </w:r>
      <w:r w:rsidR="00307F46">
        <w:rPr>
          <w:rFonts w:ascii="Times New Roman" w:eastAsia="Times New Roman" w:hAnsi="Times New Roman" w:cs="Times New Roman"/>
          <w:sz w:val="24"/>
          <w:szCs w:val="24"/>
          <w:lang w:val="sv-SE"/>
        </w:rPr>
        <w:t xml:space="preserve"> SISTEM</w:t>
      </w:r>
      <w:r w:rsidR="00EE4197" w:rsidRPr="00EE4197">
        <w:rPr>
          <w:rFonts w:ascii="Times New Roman" w:eastAsia="Times New Roman" w:hAnsi="Times New Roman" w:cs="Times New Roman"/>
          <w:sz w:val="24"/>
          <w:szCs w:val="24"/>
          <w:lang w:val="sv-SE"/>
        </w:rPr>
        <w:t xml:space="preserve"> </w:t>
      </w:r>
      <w:r w:rsidR="00EE4197" w:rsidRPr="00C41A92">
        <w:rPr>
          <w:rFonts w:ascii="Times New Roman" w:eastAsia="Times New Roman" w:hAnsi="Times New Roman" w:cs="Times New Roman"/>
          <w:i/>
          <w:iCs/>
          <w:sz w:val="24"/>
          <w:szCs w:val="24"/>
          <w:lang w:val="sv-SE"/>
        </w:rPr>
        <w:t>FRONTEND SMART FARMING</w:t>
      </w:r>
      <w:r w:rsidR="00EE4197" w:rsidRPr="00EE4197">
        <w:rPr>
          <w:rFonts w:ascii="Times New Roman" w:eastAsia="Times New Roman" w:hAnsi="Times New Roman" w:cs="Times New Roman"/>
          <w:sz w:val="24"/>
          <w:szCs w:val="24"/>
          <w:lang w:val="sv-SE"/>
        </w:rPr>
        <w:t xml:space="preserve"> MENGGUNAKAN METODE </w:t>
      </w:r>
      <w:r w:rsidR="00EE4197" w:rsidRPr="00941AAD">
        <w:rPr>
          <w:rFonts w:ascii="Times New Roman" w:eastAsia="Times New Roman" w:hAnsi="Times New Roman" w:cs="Times New Roman"/>
          <w:i/>
          <w:iCs/>
          <w:sz w:val="24"/>
          <w:szCs w:val="24"/>
          <w:lang w:val="sv-SE"/>
        </w:rPr>
        <w:t>WATERFALL</w:t>
      </w:r>
      <w:r w:rsidR="00EE4197" w:rsidRPr="00EE4197">
        <w:rPr>
          <w:rFonts w:ascii="Times New Roman" w:eastAsia="Times New Roman" w:hAnsi="Times New Roman" w:cs="Times New Roman"/>
          <w:sz w:val="24"/>
          <w:szCs w:val="24"/>
          <w:lang w:val="sv-SE"/>
        </w:rPr>
        <w:t xml:space="preserve"> (STUDI KASUS: WEBSITE ITERAHERO)</w:t>
      </w:r>
    </w:p>
    <w:tbl>
      <w:tblPr>
        <w:tblStyle w:val="afff9"/>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073"/>
        <w:gridCol w:w="6376"/>
        <w:gridCol w:w="1475"/>
      </w:tblGrid>
      <w:tr w:rsidR="00CE7775" w14:paraId="6DD76E4B" w14:textId="77777777">
        <w:trPr>
          <w:trHeight w:val="567"/>
        </w:trPr>
        <w:tc>
          <w:tcPr>
            <w:tcW w:w="704" w:type="dxa"/>
            <w:tcBorders>
              <w:top w:val="single" w:sz="4" w:space="0" w:color="000000"/>
              <w:left w:val="single" w:sz="4" w:space="0" w:color="000000"/>
              <w:bottom w:val="single" w:sz="4" w:space="0" w:color="000000"/>
              <w:right w:val="single" w:sz="4" w:space="0" w:color="000000"/>
            </w:tcBorders>
            <w:vAlign w:val="center"/>
          </w:tcPr>
          <w:p w14:paraId="00000064"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65"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Hari /</w:t>
            </w:r>
          </w:p>
          <w:p w14:paraId="00000066"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Tanggal</w:t>
            </w:r>
            <w:proofErr w:type="spellEnd"/>
          </w:p>
        </w:tc>
        <w:tc>
          <w:tcPr>
            <w:tcW w:w="6376" w:type="dxa"/>
            <w:tcBorders>
              <w:top w:val="single" w:sz="4" w:space="0" w:color="000000"/>
              <w:left w:val="single" w:sz="4" w:space="0" w:color="000000"/>
              <w:bottom w:val="single" w:sz="4" w:space="0" w:color="000000"/>
              <w:right w:val="single" w:sz="4" w:space="0" w:color="000000"/>
            </w:tcBorders>
            <w:vAlign w:val="center"/>
          </w:tcPr>
          <w:p w14:paraId="00000067"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Kegiatan</w:t>
            </w:r>
            <w:proofErr w:type="spellEnd"/>
          </w:p>
        </w:tc>
        <w:tc>
          <w:tcPr>
            <w:tcW w:w="1475" w:type="dxa"/>
            <w:tcBorders>
              <w:top w:val="single" w:sz="4" w:space="0" w:color="000000"/>
              <w:left w:val="single" w:sz="4" w:space="0" w:color="000000"/>
              <w:bottom w:val="single" w:sz="4" w:space="0" w:color="000000"/>
              <w:right w:val="single" w:sz="4" w:space="0" w:color="000000"/>
            </w:tcBorders>
            <w:vAlign w:val="center"/>
          </w:tcPr>
          <w:p w14:paraId="00000068"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Paraf</w:t>
            </w:r>
          </w:p>
          <w:p w14:paraId="00000069"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Pembimbing</w:t>
            </w:r>
            <w:proofErr w:type="spellEnd"/>
          </w:p>
        </w:tc>
      </w:tr>
      <w:tr w:rsidR="00CE7775" w14:paraId="7CAF3684"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6A"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6B"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6C"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6D"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68CB6F25"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6E"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6F"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0"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1"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5F73CEC2"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2"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3"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4"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5"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78CFCD07"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6"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7"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8"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9"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56F97C9A"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A"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B"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7C"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7D"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3C2E11E9"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7E"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7F"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80"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81"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4E71FC0C"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82"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83"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84"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85"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r w:rsidR="00CE7775" w14:paraId="05DF417D" w14:textId="77777777">
        <w:trPr>
          <w:trHeight w:val="1134"/>
        </w:trPr>
        <w:tc>
          <w:tcPr>
            <w:tcW w:w="704" w:type="dxa"/>
            <w:tcBorders>
              <w:top w:val="single" w:sz="4" w:space="0" w:color="000000"/>
              <w:left w:val="single" w:sz="4" w:space="0" w:color="000000"/>
              <w:bottom w:val="single" w:sz="4" w:space="0" w:color="000000"/>
              <w:right w:val="single" w:sz="4" w:space="0" w:color="000000"/>
            </w:tcBorders>
            <w:vAlign w:val="center"/>
          </w:tcPr>
          <w:p w14:paraId="00000086" w14:textId="77777777" w:rsidR="00CE7775" w:rsidRDefault="00000000">
            <w:pPr>
              <w:widowControl w:val="0"/>
              <w:pBdr>
                <w:top w:val="nil"/>
                <w:left w:val="nil"/>
                <w:bottom w:val="nil"/>
                <w:right w:val="nil"/>
                <w:between w:val="nil"/>
              </w:pBdr>
              <w:ind w:righ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073" w:type="dxa"/>
            <w:tcBorders>
              <w:top w:val="single" w:sz="4" w:space="0" w:color="000000"/>
              <w:left w:val="single" w:sz="4" w:space="0" w:color="000000"/>
              <w:bottom w:val="single" w:sz="4" w:space="0" w:color="000000"/>
              <w:right w:val="single" w:sz="4" w:space="0" w:color="000000"/>
            </w:tcBorders>
            <w:vAlign w:val="center"/>
          </w:tcPr>
          <w:p w14:paraId="00000087"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6376" w:type="dxa"/>
            <w:tcBorders>
              <w:top w:val="single" w:sz="4" w:space="0" w:color="000000"/>
              <w:left w:val="single" w:sz="4" w:space="0" w:color="000000"/>
              <w:bottom w:val="single" w:sz="4" w:space="0" w:color="000000"/>
              <w:right w:val="single" w:sz="4" w:space="0" w:color="000000"/>
            </w:tcBorders>
            <w:vAlign w:val="center"/>
          </w:tcPr>
          <w:p w14:paraId="00000088"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c>
          <w:tcPr>
            <w:tcW w:w="1475" w:type="dxa"/>
            <w:tcBorders>
              <w:top w:val="single" w:sz="4" w:space="0" w:color="000000"/>
              <w:left w:val="single" w:sz="4" w:space="0" w:color="000000"/>
              <w:bottom w:val="single" w:sz="4" w:space="0" w:color="000000"/>
              <w:right w:val="single" w:sz="4" w:space="0" w:color="000000"/>
            </w:tcBorders>
            <w:vAlign w:val="center"/>
          </w:tcPr>
          <w:p w14:paraId="00000089" w14:textId="77777777" w:rsidR="00CE7775" w:rsidRDefault="00CE7775">
            <w:pPr>
              <w:widowControl w:val="0"/>
              <w:pBdr>
                <w:top w:val="nil"/>
                <w:left w:val="nil"/>
                <w:bottom w:val="nil"/>
                <w:right w:val="nil"/>
                <w:between w:val="nil"/>
              </w:pBdr>
              <w:ind w:right="-6"/>
              <w:jc w:val="center"/>
              <w:rPr>
                <w:rFonts w:ascii="Times New Roman" w:eastAsia="Times New Roman" w:hAnsi="Times New Roman" w:cs="Times New Roman"/>
                <w:sz w:val="24"/>
                <w:szCs w:val="24"/>
              </w:rPr>
            </w:pPr>
          </w:p>
        </w:tc>
      </w:tr>
    </w:tbl>
    <w:p w14:paraId="0000008A" w14:textId="77777777" w:rsidR="00CE7775" w:rsidRDefault="00000000">
      <w:pPr>
        <w:spacing w:after="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Note : </w:t>
      </w:r>
    </w:p>
    <w:p w14:paraId="0000008B" w14:textId="77777777" w:rsidR="00CE7775" w:rsidRPr="00DD6093" w:rsidRDefault="00000000">
      <w:pPr>
        <w:spacing w:after="0" w:line="240" w:lineRule="auto"/>
        <w:jc w:val="both"/>
        <w:rPr>
          <w:rFonts w:ascii="Times New Roman" w:eastAsia="Times New Roman" w:hAnsi="Times New Roman" w:cs="Times New Roman"/>
          <w:sz w:val="20"/>
          <w:szCs w:val="20"/>
          <w:lang w:val="sv-SE"/>
        </w:rPr>
      </w:pPr>
      <w:r w:rsidRPr="00DD6093">
        <w:rPr>
          <w:rFonts w:ascii="Times New Roman" w:eastAsia="Times New Roman" w:hAnsi="Times New Roman" w:cs="Times New Roman"/>
          <w:sz w:val="20"/>
          <w:szCs w:val="20"/>
          <w:lang w:val="sv-SE"/>
        </w:rPr>
        <w:t>Kegiatan bimbingan minimal dilaksanakan selama pengerjaan Tugas Akhir 1 / Proposal dan akhir adalah minimal 7 – 8 kali kegiatan/bimbingan dengan penjabaran :</w:t>
      </w:r>
    </w:p>
    <w:p w14:paraId="0000008C" w14:textId="77777777" w:rsidR="00CE7775" w:rsidRPr="00DD6093" w:rsidRDefault="00000000">
      <w:pPr>
        <w:numPr>
          <w:ilvl w:val="4"/>
          <w:numId w:val="13"/>
        </w:numPr>
        <w:pBdr>
          <w:top w:val="nil"/>
          <w:left w:val="nil"/>
          <w:bottom w:val="nil"/>
          <w:right w:val="nil"/>
          <w:between w:val="nil"/>
        </w:pBdr>
        <w:spacing w:after="0" w:line="240" w:lineRule="auto"/>
        <w:ind w:left="284" w:hanging="283"/>
        <w:rPr>
          <w:rFonts w:ascii="Times New Roman" w:eastAsia="Times New Roman" w:hAnsi="Times New Roman" w:cs="Times New Roman"/>
          <w:sz w:val="20"/>
          <w:szCs w:val="20"/>
          <w:lang w:val="sv-SE"/>
        </w:rPr>
      </w:pPr>
      <w:r w:rsidRPr="00DD6093">
        <w:rPr>
          <w:rFonts w:ascii="Times New Roman" w:eastAsia="Times New Roman" w:hAnsi="Times New Roman" w:cs="Times New Roman"/>
          <w:sz w:val="20"/>
          <w:szCs w:val="20"/>
          <w:lang w:val="sv-SE"/>
        </w:rPr>
        <w:lastRenderedPageBreak/>
        <w:t>4 - 5 kali dengan dosen pembimbing utama (1)</w:t>
      </w:r>
    </w:p>
    <w:p w14:paraId="0000008D" w14:textId="77777777" w:rsidR="00CE7775" w:rsidRPr="00DD6093" w:rsidRDefault="00000000">
      <w:pPr>
        <w:numPr>
          <w:ilvl w:val="0"/>
          <w:numId w:val="13"/>
        </w:numPr>
        <w:pBdr>
          <w:top w:val="nil"/>
          <w:left w:val="nil"/>
          <w:bottom w:val="nil"/>
          <w:right w:val="nil"/>
          <w:between w:val="nil"/>
        </w:pBdr>
        <w:spacing w:after="0" w:line="240" w:lineRule="auto"/>
        <w:ind w:left="284" w:hanging="283"/>
        <w:rPr>
          <w:rFonts w:ascii="Times New Roman" w:eastAsia="Times New Roman" w:hAnsi="Times New Roman" w:cs="Times New Roman"/>
          <w:sz w:val="20"/>
          <w:szCs w:val="20"/>
          <w:lang w:val="sv-SE"/>
        </w:rPr>
        <w:sectPr w:rsidR="00CE7775" w:rsidRPr="00DD6093">
          <w:pgSz w:w="11906" w:h="16838"/>
          <w:pgMar w:top="2694" w:right="1134" w:bottom="1134" w:left="1134" w:header="284" w:footer="374" w:gutter="0"/>
          <w:cols w:space="720"/>
        </w:sectPr>
      </w:pPr>
      <w:r w:rsidRPr="00DD6093">
        <w:rPr>
          <w:rFonts w:ascii="Times New Roman" w:eastAsia="Times New Roman" w:hAnsi="Times New Roman" w:cs="Times New Roman"/>
          <w:sz w:val="20"/>
          <w:szCs w:val="20"/>
          <w:lang w:val="sv-SE"/>
        </w:rPr>
        <w:t>2 – 4 kali dengan dosen pembimbing pendamping (2)</w:t>
      </w:r>
    </w:p>
    <w:p w14:paraId="0000008E"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BERITA ACARA</w:t>
      </w:r>
    </w:p>
    <w:p w14:paraId="0000008F"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PROGRAM STUDI TEKNIK INFORMATIKA</w:t>
      </w:r>
    </w:p>
    <w:p w14:paraId="00000090"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FAKULTAS TEKNOLOGI INDUSTRI</w:t>
      </w:r>
    </w:p>
    <w:p w14:paraId="00000091"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INSTITUT TEKNOLOGI SUMATERA</w:t>
      </w:r>
    </w:p>
    <w:p w14:paraId="00000092" w14:textId="77777777" w:rsidR="00CE7775" w:rsidRPr="00DD6093" w:rsidRDefault="00CE7775">
      <w:pPr>
        <w:widowControl w:val="0"/>
        <w:pBdr>
          <w:top w:val="nil"/>
          <w:left w:val="nil"/>
          <w:bottom w:val="nil"/>
          <w:right w:val="nil"/>
          <w:between w:val="nil"/>
        </w:pBdr>
        <w:spacing w:before="6" w:after="0" w:line="240" w:lineRule="auto"/>
        <w:rPr>
          <w:rFonts w:ascii="Times New Roman" w:eastAsia="Times New Roman" w:hAnsi="Times New Roman" w:cs="Times New Roman"/>
          <w:b/>
          <w:color w:val="FF0000"/>
          <w:sz w:val="28"/>
          <w:szCs w:val="28"/>
          <w:lang w:val="sv-SE"/>
        </w:rPr>
      </w:pPr>
    </w:p>
    <w:p w14:paraId="00000093" w14:textId="52C8AF8C" w:rsidR="00CE7775" w:rsidRPr="00DD6093" w:rsidRDefault="00000000">
      <w:pPr>
        <w:widowControl w:val="0"/>
        <w:pBdr>
          <w:top w:val="nil"/>
          <w:left w:val="nil"/>
          <w:bottom w:val="nil"/>
          <w:right w:val="nil"/>
          <w:between w:val="nil"/>
        </w:pBdr>
        <w:spacing w:after="0" w:line="276" w:lineRule="auto"/>
        <w:ind w:left="114" w:right="109"/>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Pada hari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 xml:space="preserve">tanggal ………. tahun ……….. Pukul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telah dilaksanakan Ujian Sidang Proposal mahasiswa:</w:t>
      </w:r>
    </w:p>
    <w:p w14:paraId="00000094" w14:textId="254CEF23" w:rsidR="00CE7775" w:rsidRPr="00231ECC" w:rsidRDefault="00000000">
      <w:pPr>
        <w:widowControl w:val="0"/>
        <w:pBdr>
          <w:top w:val="nil"/>
          <w:left w:val="nil"/>
          <w:bottom w:val="nil"/>
          <w:right w:val="nil"/>
          <w:between w:val="nil"/>
        </w:pBdr>
        <w:tabs>
          <w:tab w:val="left" w:pos="2274"/>
        </w:tabs>
        <w:spacing w:before="130" w:after="0" w:line="330"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Nama</w:t>
      </w:r>
      <w:r w:rsidRPr="00231ECC">
        <w:rPr>
          <w:rFonts w:ascii="Times New Roman" w:eastAsia="Times New Roman" w:hAnsi="Times New Roman" w:cs="Times New Roman"/>
          <w:sz w:val="24"/>
          <w:szCs w:val="24"/>
          <w:lang w:val="sv-SE"/>
        </w:rPr>
        <w:tab/>
        <w:t xml:space="preserve">: </w:t>
      </w:r>
      <w:r w:rsidR="00231ECC" w:rsidRPr="00231ECC">
        <w:rPr>
          <w:rFonts w:ascii="Times New Roman" w:eastAsia="Times New Roman" w:hAnsi="Times New Roman" w:cs="Times New Roman"/>
          <w:sz w:val="24"/>
          <w:szCs w:val="24"/>
          <w:lang w:val="sv-SE"/>
        </w:rPr>
        <w:t>Muhammad Yusuf</w:t>
      </w:r>
    </w:p>
    <w:p w14:paraId="00000095" w14:textId="29C1DC8B" w:rsidR="00CE7775" w:rsidRPr="00231ECC"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NIM</w:t>
      </w:r>
      <w:r w:rsidRPr="00231ECC">
        <w:rPr>
          <w:rFonts w:ascii="Times New Roman" w:eastAsia="Times New Roman" w:hAnsi="Times New Roman" w:cs="Times New Roman"/>
          <w:sz w:val="24"/>
          <w:szCs w:val="24"/>
          <w:lang w:val="sv-SE"/>
        </w:rPr>
        <w:tab/>
        <w:t xml:space="preserve">: </w:t>
      </w:r>
      <w:r w:rsidR="00231ECC" w:rsidRPr="00231ECC">
        <w:rPr>
          <w:rFonts w:ascii="Times New Roman" w:eastAsia="Times New Roman" w:hAnsi="Times New Roman" w:cs="Times New Roman"/>
          <w:sz w:val="24"/>
          <w:szCs w:val="24"/>
          <w:lang w:val="sv-SE"/>
        </w:rPr>
        <w:t>122140193</w:t>
      </w:r>
    </w:p>
    <w:p w14:paraId="00000096" w14:textId="39EEB25C" w:rsidR="00CE7775" w:rsidRPr="00231ECC" w:rsidRDefault="00000000">
      <w:pPr>
        <w:widowControl w:val="0"/>
        <w:pBdr>
          <w:top w:val="nil"/>
          <w:left w:val="nil"/>
          <w:bottom w:val="nil"/>
          <w:right w:val="nil"/>
          <w:between w:val="nil"/>
        </w:pBdr>
        <w:tabs>
          <w:tab w:val="left" w:pos="2274"/>
        </w:tabs>
        <w:spacing w:after="0" w:line="331"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Judul Tugas Akhir</w:t>
      </w:r>
      <w:r w:rsidRPr="00231ECC">
        <w:rPr>
          <w:rFonts w:ascii="Times New Roman" w:eastAsia="Times New Roman" w:hAnsi="Times New Roman" w:cs="Times New Roman"/>
          <w:sz w:val="24"/>
          <w:szCs w:val="24"/>
          <w:lang w:val="sv-SE"/>
        </w:rPr>
        <w:tab/>
        <w:t xml:space="preserve">: </w:t>
      </w:r>
      <w:r w:rsidR="00231ECC" w:rsidRPr="00231ECC">
        <w:rPr>
          <w:rFonts w:ascii="Times New Roman" w:eastAsia="Times New Roman" w:hAnsi="Times New Roman" w:cs="Times New Roman"/>
          <w:sz w:val="24"/>
          <w:szCs w:val="24"/>
          <w:lang w:val="sv-SE"/>
        </w:rPr>
        <w:t xml:space="preserve">PENGEMBANGAN ULANG </w:t>
      </w:r>
      <w:r w:rsidR="00231ECC" w:rsidRPr="00E33CE4">
        <w:rPr>
          <w:rFonts w:ascii="Times New Roman" w:eastAsia="Times New Roman" w:hAnsi="Times New Roman" w:cs="Times New Roman"/>
          <w:i/>
          <w:iCs/>
          <w:sz w:val="24"/>
          <w:szCs w:val="24"/>
          <w:lang w:val="sv-SE"/>
        </w:rPr>
        <w:t>FRONT-END</w:t>
      </w:r>
      <w:r w:rsidR="00231ECC" w:rsidRPr="00231ECC">
        <w:rPr>
          <w:rFonts w:ascii="Times New Roman" w:eastAsia="Times New Roman" w:hAnsi="Times New Roman" w:cs="Times New Roman"/>
          <w:sz w:val="24"/>
          <w:szCs w:val="24"/>
          <w:lang w:val="sv-SE"/>
        </w:rPr>
        <w:t xml:space="preserve"> </w:t>
      </w:r>
      <w:r w:rsidR="00231ECC" w:rsidRPr="00E33CE4">
        <w:rPr>
          <w:rFonts w:ascii="Times New Roman" w:eastAsia="Times New Roman" w:hAnsi="Times New Roman" w:cs="Times New Roman"/>
          <w:i/>
          <w:iCs/>
          <w:sz w:val="24"/>
          <w:szCs w:val="24"/>
          <w:lang w:val="sv-SE"/>
        </w:rPr>
        <w:t>DASHBOARD</w:t>
      </w:r>
      <w:r w:rsidR="00231ECC" w:rsidRPr="00231ECC">
        <w:rPr>
          <w:rFonts w:ascii="Times New Roman" w:eastAsia="Times New Roman" w:hAnsi="Times New Roman" w:cs="Times New Roman"/>
          <w:sz w:val="24"/>
          <w:szCs w:val="24"/>
          <w:lang w:val="sv-SE"/>
        </w:rPr>
        <w:t xml:space="preserve"> IOT </w:t>
      </w:r>
      <w:r w:rsidR="00231ECC" w:rsidRPr="00E33CE4">
        <w:rPr>
          <w:rFonts w:ascii="Times New Roman" w:eastAsia="Times New Roman" w:hAnsi="Times New Roman" w:cs="Times New Roman"/>
          <w:i/>
          <w:iCs/>
          <w:sz w:val="24"/>
          <w:szCs w:val="24"/>
          <w:lang w:val="sv-SE"/>
        </w:rPr>
        <w:t>GREENHOUSE</w:t>
      </w:r>
      <w:r w:rsidR="00231ECC" w:rsidRPr="00231ECC">
        <w:rPr>
          <w:rFonts w:ascii="Times New Roman" w:eastAsia="Times New Roman" w:hAnsi="Times New Roman" w:cs="Times New Roman"/>
          <w:sz w:val="24"/>
          <w:szCs w:val="24"/>
          <w:lang w:val="sv-SE"/>
        </w:rPr>
        <w:t xml:space="preserve"> KEBUN RAYA ITERA DENGAN METODE </w:t>
      </w:r>
      <w:r w:rsidR="00231ECC" w:rsidRPr="00E33CE4">
        <w:rPr>
          <w:rFonts w:ascii="Times New Roman" w:eastAsia="Times New Roman" w:hAnsi="Times New Roman" w:cs="Times New Roman"/>
          <w:i/>
          <w:iCs/>
          <w:sz w:val="24"/>
          <w:szCs w:val="24"/>
          <w:lang w:val="sv-SE"/>
        </w:rPr>
        <w:t>WATERFALL</w:t>
      </w:r>
    </w:p>
    <w:p w14:paraId="00000097" w14:textId="77777777" w:rsidR="00CE7775" w:rsidRPr="00DD6093" w:rsidRDefault="00CE7775">
      <w:pPr>
        <w:widowControl w:val="0"/>
        <w:pBdr>
          <w:top w:val="nil"/>
          <w:left w:val="nil"/>
          <w:bottom w:val="nil"/>
          <w:right w:val="nil"/>
          <w:between w:val="nil"/>
        </w:pBdr>
        <w:spacing w:before="14" w:after="0" w:line="240" w:lineRule="auto"/>
        <w:rPr>
          <w:rFonts w:ascii="Times New Roman" w:eastAsia="Times New Roman" w:hAnsi="Times New Roman" w:cs="Times New Roman"/>
          <w:color w:val="FF0000"/>
          <w:sz w:val="24"/>
          <w:szCs w:val="24"/>
          <w:lang w:val="sv-SE"/>
        </w:rPr>
      </w:pPr>
    </w:p>
    <w:p w14:paraId="00000098" w14:textId="4FBEC7FE" w:rsidR="00CE7775" w:rsidRPr="00DD6093"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Setelah melihat, mendengar dan memperhatikan jalannya Ujian Sidang </w:t>
      </w:r>
      <w:r w:rsidR="00C87270">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sz w:val="24"/>
          <w:szCs w:val="24"/>
          <w:lang w:val="sv-SE"/>
        </w:rPr>
        <w:t>, maka tim penguji:</w:t>
      </w:r>
    </w:p>
    <w:p w14:paraId="00000099" w14:textId="77777777" w:rsidR="00CE7775" w:rsidRPr="00DD6093" w:rsidRDefault="00CE7775">
      <w:pPr>
        <w:widowControl w:val="0"/>
        <w:pBdr>
          <w:top w:val="nil"/>
          <w:left w:val="nil"/>
          <w:bottom w:val="nil"/>
          <w:right w:val="nil"/>
          <w:between w:val="nil"/>
        </w:pBdr>
        <w:spacing w:before="10" w:after="0" w:line="240" w:lineRule="auto"/>
        <w:rPr>
          <w:rFonts w:ascii="Times New Roman" w:eastAsia="Times New Roman" w:hAnsi="Times New Roman" w:cs="Times New Roman"/>
          <w:color w:val="FF0000"/>
          <w:sz w:val="24"/>
          <w:szCs w:val="24"/>
          <w:lang w:val="sv-SE"/>
        </w:rPr>
      </w:pPr>
    </w:p>
    <w:tbl>
      <w:tblPr>
        <w:tblStyle w:val="afffa"/>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5341"/>
        <w:gridCol w:w="1941"/>
        <w:gridCol w:w="1941"/>
      </w:tblGrid>
      <w:tr w:rsidR="00C87270" w:rsidRPr="00C87270" w14:paraId="60E005D1" w14:textId="77777777">
        <w:trPr>
          <w:trHeight w:val="624"/>
        </w:trPr>
        <w:tc>
          <w:tcPr>
            <w:tcW w:w="631" w:type="dxa"/>
            <w:vAlign w:val="center"/>
          </w:tcPr>
          <w:p w14:paraId="0000009A" w14:textId="77777777" w:rsidR="00CE7775" w:rsidRPr="00C87270" w:rsidRDefault="00000000">
            <w:pPr>
              <w:widowControl w:val="0"/>
              <w:pBdr>
                <w:top w:val="nil"/>
                <w:left w:val="nil"/>
                <w:bottom w:val="nil"/>
                <w:right w:val="nil"/>
                <w:between w:val="nil"/>
              </w:pBdr>
              <w:ind w:left="104" w:right="9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No</w:t>
            </w:r>
          </w:p>
        </w:tc>
        <w:tc>
          <w:tcPr>
            <w:tcW w:w="5341" w:type="dxa"/>
            <w:vAlign w:val="center"/>
          </w:tcPr>
          <w:p w14:paraId="0000009B" w14:textId="77777777" w:rsidR="00CE7775" w:rsidRPr="00C87270" w:rsidRDefault="00000000">
            <w:pPr>
              <w:widowControl w:val="0"/>
              <w:pBdr>
                <w:top w:val="nil"/>
                <w:left w:val="nil"/>
                <w:bottom w:val="nil"/>
                <w:right w:val="nil"/>
                <w:between w:val="nil"/>
              </w:pBdr>
              <w:ind w:left="2024" w:right="201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Nama</w:t>
            </w:r>
          </w:p>
        </w:tc>
        <w:tc>
          <w:tcPr>
            <w:tcW w:w="1941" w:type="dxa"/>
            <w:vAlign w:val="center"/>
          </w:tcPr>
          <w:p w14:paraId="0000009C" w14:textId="77777777" w:rsidR="00CE7775" w:rsidRPr="00C87270" w:rsidRDefault="00000000">
            <w:pPr>
              <w:widowControl w:val="0"/>
              <w:pBdr>
                <w:top w:val="nil"/>
                <w:left w:val="nil"/>
                <w:bottom w:val="nil"/>
                <w:right w:val="nil"/>
                <w:between w:val="nil"/>
              </w:pBdr>
              <w:ind w:left="123" w:right="116"/>
              <w:jc w:val="center"/>
              <w:rPr>
                <w:rFonts w:ascii="Times New Roman" w:eastAsia="Times New Roman" w:hAnsi="Times New Roman" w:cs="Times New Roman"/>
                <w:b/>
                <w:sz w:val="24"/>
                <w:szCs w:val="24"/>
              </w:rPr>
            </w:pPr>
            <w:proofErr w:type="spellStart"/>
            <w:r w:rsidRPr="00C87270">
              <w:rPr>
                <w:rFonts w:ascii="Times New Roman" w:eastAsia="Times New Roman" w:hAnsi="Times New Roman" w:cs="Times New Roman"/>
                <w:b/>
                <w:sz w:val="24"/>
                <w:szCs w:val="24"/>
              </w:rPr>
              <w:t>Keterangan</w:t>
            </w:r>
            <w:proofErr w:type="spellEnd"/>
          </w:p>
        </w:tc>
        <w:tc>
          <w:tcPr>
            <w:tcW w:w="1941" w:type="dxa"/>
            <w:vAlign w:val="center"/>
          </w:tcPr>
          <w:p w14:paraId="0000009D" w14:textId="77777777" w:rsidR="00CE7775" w:rsidRPr="00C87270" w:rsidRDefault="00000000">
            <w:pPr>
              <w:widowControl w:val="0"/>
              <w:pBdr>
                <w:top w:val="nil"/>
                <w:left w:val="nil"/>
                <w:bottom w:val="nil"/>
                <w:right w:val="nil"/>
                <w:between w:val="nil"/>
              </w:pBdr>
              <w:ind w:left="229"/>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Nilai Angka</w:t>
            </w:r>
          </w:p>
        </w:tc>
      </w:tr>
      <w:tr w:rsidR="00C87270" w:rsidRPr="00C87270" w14:paraId="0D4BFF9E" w14:textId="77777777">
        <w:trPr>
          <w:trHeight w:val="567"/>
        </w:trPr>
        <w:tc>
          <w:tcPr>
            <w:tcW w:w="631" w:type="dxa"/>
            <w:vAlign w:val="center"/>
          </w:tcPr>
          <w:p w14:paraId="0000009E"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1</w:t>
            </w:r>
          </w:p>
        </w:tc>
        <w:tc>
          <w:tcPr>
            <w:tcW w:w="5341" w:type="dxa"/>
            <w:vAlign w:val="center"/>
          </w:tcPr>
          <w:p w14:paraId="0000009F" w14:textId="50261649" w:rsidR="00CE7775" w:rsidRPr="00C87270" w:rsidRDefault="00C87270">
            <w:pPr>
              <w:widowControl w:val="0"/>
              <w:pBdr>
                <w:top w:val="nil"/>
                <w:left w:val="nil"/>
                <w:bottom w:val="nil"/>
                <w:right w:val="nil"/>
                <w:between w:val="nil"/>
              </w:pBdr>
              <w:rPr>
                <w:rFonts w:ascii="Times New Roman" w:eastAsia="Times New Roman" w:hAnsi="Times New Roman" w:cs="Times New Roman"/>
                <w:sz w:val="24"/>
                <w:szCs w:val="24"/>
                <w:highlight w:val="red"/>
                <w:lang w:val="sv-SE"/>
              </w:rPr>
            </w:pPr>
            <w:r w:rsidRPr="00C87270">
              <w:rPr>
                <w:rFonts w:ascii="Times New Roman" w:eastAsia="Times New Roman" w:hAnsi="Times New Roman" w:cs="Times New Roman"/>
                <w:sz w:val="24"/>
                <w:szCs w:val="24"/>
                <w:lang w:val="sv-SE"/>
              </w:rPr>
              <w:t>Muhammad Habib Algifari, S.Kom., M.TI.</w:t>
            </w:r>
          </w:p>
        </w:tc>
        <w:tc>
          <w:tcPr>
            <w:tcW w:w="1941" w:type="dxa"/>
            <w:vAlign w:val="center"/>
          </w:tcPr>
          <w:p w14:paraId="000000A0" w14:textId="77777777" w:rsidR="00CE7775" w:rsidRPr="00C87270" w:rsidRDefault="00000000">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000000A1"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C87270" w:rsidRPr="00C87270" w14:paraId="3799F7F6" w14:textId="77777777">
        <w:trPr>
          <w:trHeight w:val="567"/>
        </w:trPr>
        <w:tc>
          <w:tcPr>
            <w:tcW w:w="631" w:type="dxa"/>
            <w:vAlign w:val="center"/>
          </w:tcPr>
          <w:p w14:paraId="000000A2"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2</w:t>
            </w:r>
          </w:p>
        </w:tc>
        <w:tc>
          <w:tcPr>
            <w:tcW w:w="5341" w:type="dxa"/>
            <w:vAlign w:val="center"/>
          </w:tcPr>
          <w:p w14:paraId="000000A3" w14:textId="7D5048AA" w:rsidR="00CE7775" w:rsidRPr="00C87270" w:rsidRDefault="0068239E">
            <w:pPr>
              <w:widowControl w:val="0"/>
              <w:pBdr>
                <w:top w:val="nil"/>
                <w:left w:val="nil"/>
                <w:bottom w:val="nil"/>
                <w:right w:val="nil"/>
                <w:between w:val="nil"/>
              </w:pBdr>
              <w:rPr>
                <w:rFonts w:ascii="Times New Roman" w:eastAsia="Times New Roman" w:hAnsi="Times New Roman" w:cs="Times New Roman"/>
                <w:sz w:val="24"/>
                <w:szCs w:val="24"/>
                <w:highlight w:val="red"/>
              </w:rPr>
            </w:pPr>
            <w:r w:rsidRPr="0068239E">
              <w:rPr>
                <w:rFonts w:ascii="Times New Roman" w:eastAsia="Times New Roman" w:hAnsi="Times New Roman" w:cs="Times New Roman"/>
                <w:sz w:val="24"/>
                <w:szCs w:val="24"/>
              </w:rPr>
              <w:t>Winda Yulita, M.Cs.</w:t>
            </w:r>
          </w:p>
        </w:tc>
        <w:tc>
          <w:tcPr>
            <w:tcW w:w="1941" w:type="dxa"/>
            <w:vAlign w:val="center"/>
          </w:tcPr>
          <w:p w14:paraId="000000A4" w14:textId="77777777" w:rsidR="00CE7775" w:rsidRPr="00C87270" w:rsidRDefault="00000000">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000000A5"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C87270" w:rsidRPr="00C87270" w14:paraId="28CA6E9D" w14:textId="77777777">
        <w:trPr>
          <w:trHeight w:val="567"/>
        </w:trPr>
        <w:tc>
          <w:tcPr>
            <w:tcW w:w="631" w:type="dxa"/>
            <w:vAlign w:val="center"/>
          </w:tcPr>
          <w:p w14:paraId="000000A6"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3</w:t>
            </w:r>
          </w:p>
        </w:tc>
        <w:tc>
          <w:tcPr>
            <w:tcW w:w="5341" w:type="dxa"/>
            <w:vAlign w:val="center"/>
          </w:tcPr>
          <w:p w14:paraId="000000A7" w14:textId="0C009334" w:rsidR="00CE7775" w:rsidRPr="00C87270" w:rsidRDefault="00CE7775">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000000A8" w14:textId="77777777" w:rsidR="00CE7775" w:rsidRPr="00C87270" w:rsidRDefault="00000000">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000000A9"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C87270" w:rsidRPr="00C87270" w14:paraId="79023321" w14:textId="77777777">
        <w:trPr>
          <w:trHeight w:val="567"/>
        </w:trPr>
        <w:tc>
          <w:tcPr>
            <w:tcW w:w="631" w:type="dxa"/>
            <w:vAlign w:val="center"/>
          </w:tcPr>
          <w:p w14:paraId="000000AA" w14:textId="77777777" w:rsidR="00CE7775" w:rsidRPr="00C87270" w:rsidRDefault="00000000">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4</w:t>
            </w:r>
          </w:p>
        </w:tc>
        <w:tc>
          <w:tcPr>
            <w:tcW w:w="5341" w:type="dxa"/>
            <w:vAlign w:val="center"/>
          </w:tcPr>
          <w:p w14:paraId="000000AB" w14:textId="0D1BE5AB" w:rsidR="00CE7775" w:rsidRPr="00C87270" w:rsidRDefault="00CE7775">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000000AC" w14:textId="77777777" w:rsidR="00CE7775" w:rsidRPr="00C87270" w:rsidRDefault="00000000">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000000AD" w14:textId="77777777" w:rsidR="00CE7775" w:rsidRPr="00C87270"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r>
    </w:tbl>
    <w:p w14:paraId="000000AE" w14:textId="77777777" w:rsidR="00CE7775" w:rsidRDefault="00CE7775">
      <w:pPr>
        <w:widowControl w:val="0"/>
        <w:pBdr>
          <w:top w:val="nil"/>
          <w:left w:val="nil"/>
          <w:bottom w:val="nil"/>
          <w:right w:val="nil"/>
          <w:between w:val="nil"/>
        </w:pBdr>
        <w:spacing w:before="12" w:after="0" w:line="240" w:lineRule="auto"/>
        <w:rPr>
          <w:rFonts w:ascii="Times New Roman" w:eastAsia="Times New Roman" w:hAnsi="Times New Roman" w:cs="Times New Roman"/>
          <w:color w:val="FF0000"/>
          <w:sz w:val="24"/>
          <w:szCs w:val="24"/>
        </w:rPr>
      </w:pPr>
    </w:p>
    <w:p w14:paraId="000000AF" w14:textId="77777777" w:rsidR="00CE7775" w:rsidRPr="00DD6093" w:rsidRDefault="00000000">
      <w:pPr>
        <w:widowControl w:val="0"/>
        <w:pBdr>
          <w:top w:val="nil"/>
          <w:left w:val="nil"/>
          <w:bottom w:val="nil"/>
          <w:right w:val="nil"/>
          <w:between w:val="nil"/>
        </w:pBdr>
        <w:spacing w:after="0" w:line="276" w:lineRule="auto"/>
        <w:ind w:left="114"/>
        <w:rPr>
          <w:rFonts w:ascii="Times New Roman" w:eastAsia="Times New Roman" w:hAnsi="Times New Roman" w:cs="Times New Roman"/>
          <w:sz w:val="24"/>
          <w:szCs w:val="24"/>
          <w:lang w:val="sv-SE"/>
        </w:rPr>
        <w:sectPr w:rsidR="00CE7775" w:rsidRPr="00DD6093">
          <w:pgSz w:w="11906" w:h="16838"/>
          <w:pgMar w:top="2836" w:right="1021" w:bottom="561" w:left="1021" w:header="284" w:footer="374" w:gutter="0"/>
          <w:cols w:space="720"/>
        </w:sectPr>
      </w:pPr>
      <w:r w:rsidRPr="00DD6093">
        <w:rPr>
          <w:rFonts w:ascii="Times New Roman" w:eastAsia="Times New Roman" w:hAnsi="Times New Roman" w:cs="Times New Roman"/>
          <w:sz w:val="24"/>
          <w:szCs w:val="24"/>
          <w:lang w:val="sv-SE"/>
        </w:rPr>
        <w:t>Berdasarkan nilai yang diperoleh, maka diputuskan bahwa mahasiswa tersebut dinyatakan:</w:t>
      </w:r>
    </w:p>
    <w:p w14:paraId="000000B0" w14:textId="77777777" w:rsidR="00CE7775" w:rsidRPr="00DD6093" w:rsidRDefault="00000000">
      <w:pPr>
        <w:tabs>
          <w:tab w:val="left" w:pos="1554"/>
        </w:tabs>
        <w:spacing w:after="0" w:line="276" w:lineRule="auto"/>
        <w:ind w:left="114" w:right="38"/>
        <w:rPr>
          <w:rFonts w:ascii="Times New Roman" w:eastAsia="Times New Roman" w:hAnsi="Times New Roman" w:cs="Times New Roman"/>
          <w:sz w:val="24"/>
          <w:szCs w:val="24"/>
          <w:lang w:val="sv-SE"/>
        </w:rPr>
      </w:pPr>
      <w:r w:rsidRPr="00DD6093">
        <w:rPr>
          <w:rFonts w:ascii="Times New Roman" w:eastAsia="Times New Roman" w:hAnsi="Times New Roman" w:cs="Times New Roman"/>
          <w:b/>
          <w:sz w:val="24"/>
          <w:szCs w:val="24"/>
          <w:lang w:val="sv-SE"/>
        </w:rPr>
        <w:t xml:space="preserve">LULUS/ TIDAK LULUS </w:t>
      </w:r>
      <w:r w:rsidRPr="00DD6093">
        <w:rPr>
          <w:rFonts w:ascii="Times New Roman" w:eastAsia="Times New Roman" w:hAnsi="Times New Roman" w:cs="Times New Roman"/>
          <w:sz w:val="24"/>
          <w:szCs w:val="24"/>
          <w:lang w:val="sv-SE"/>
        </w:rPr>
        <w:t xml:space="preserve">dengan nilai : </w:t>
      </w:r>
    </w:p>
    <w:p w14:paraId="000000B1" w14:textId="77777777" w:rsidR="00CE7775" w:rsidRDefault="00000000">
      <w:pPr>
        <w:spacing w:after="0" w:line="276" w:lineRule="auto"/>
        <w:ind w:left="114" w:right="38"/>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A / AB / B </w:t>
      </w:r>
    </w:p>
    <w:p w14:paraId="000000B2"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&gt;= </w:t>
      </w:r>
      <w:r>
        <w:rPr>
          <w:rFonts w:ascii="Times New Roman" w:eastAsia="Times New Roman" w:hAnsi="Times New Roman" w:cs="Times New Roman"/>
          <w:sz w:val="20"/>
          <w:szCs w:val="20"/>
        </w:rPr>
        <w:t xml:space="preserve">80 ; </w:t>
      </w:r>
      <w:r>
        <w:rPr>
          <w:rFonts w:ascii="Times New Roman" w:eastAsia="Times New Roman" w:hAnsi="Times New Roman" w:cs="Times New Roman"/>
          <w:b/>
          <w:sz w:val="20"/>
          <w:szCs w:val="20"/>
        </w:rPr>
        <w:t>AB &gt;= 72.5</w:t>
      </w:r>
      <w:r>
        <w:rPr>
          <w:rFonts w:ascii="Times New Roman" w:eastAsia="Times New Roman" w:hAnsi="Times New Roman" w:cs="Times New Roman"/>
          <w:sz w:val="20"/>
          <w:szCs w:val="20"/>
        </w:rPr>
        <w:t xml:space="preserve"> ; </w:t>
      </w:r>
      <w:r>
        <w:rPr>
          <w:rFonts w:ascii="Times New Roman" w:eastAsia="Times New Roman" w:hAnsi="Times New Roman" w:cs="Times New Roman"/>
          <w:b/>
          <w:sz w:val="20"/>
          <w:szCs w:val="20"/>
        </w:rPr>
        <w:t>B &gt;= 65</w:t>
      </w:r>
      <w:r>
        <w:rPr>
          <w:rFonts w:ascii="Times New Roman" w:eastAsia="Times New Roman" w:hAnsi="Times New Roman" w:cs="Times New Roman"/>
          <w:sz w:val="20"/>
          <w:szCs w:val="20"/>
        </w:rPr>
        <w:t xml:space="preserve"> )</w:t>
      </w:r>
    </w:p>
    <w:p w14:paraId="000000B3" w14:textId="77777777" w:rsidR="00CE7775" w:rsidRDefault="00000000">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r>
        <w:br w:type="column"/>
      </w:r>
    </w:p>
    <w:p w14:paraId="000000B4" w14:textId="77777777" w:rsidR="00CE7775" w:rsidRDefault="00CE777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000000B5" w14:textId="77777777" w:rsidR="00CE7775" w:rsidRDefault="00CE7775">
      <w:pPr>
        <w:widowControl w:val="0"/>
        <w:pBdr>
          <w:top w:val="nil"/>
          <w:left w:val="nil"/>
          <w:bottom w:val="nil"/>
          <w:right w:val="nil"/>
          <w:between w:val="nil"/>
        </w:pBdr>
        <w:spacing w:before="5" w:after="0" w:line="276" w:lineRule="auto"/>
        <w:rPr>
          <w:rFonts w:ascii="Times New Roman" w:eastAsia="Times New Roman" w:hAnsi="Times New Roman" w:cs="Times New Roman"/>
          <w:sz w:val="24"/>
          <w:szCs w:val="24"/>
        </w:rPr>
      </w:pPr>
    </w:p>
    <w:p w14:paraId="000000B6" w14:textId="77777777" w:rsidR="00CE7775" w:rsidRPr="00DD6093" w:rsidRDefault="00000000" w:rsidP="006431EA">
      <w:pPr>
        <w:widowControl w:val="0"/>
        <w:pBdr>
          <w:top w:val="nil"/>
          <w:left w:val="nil"/>
          <w:bottom w:val="nil"/>
          <w:right w:val="nil"/>
          <w:between w:val="nil"/>
        </w:pBdr>
        <w:spacing w:before="4" w:after="0" w:line="276" w:lineRule="auto"/>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Lampung Selatan, ………….. 2025</w:t>
      </w:r>
    </w:p>
    <w:p w14:paraId="000000B7" w14:textId="1D92A1A4" w:rsidR="00CE7775" w:rsidRPr="00DD6093" w:rsidRDefault="00000000"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Pembimbing Utama,</w:t>
      </w:r>
    </w:p>
    <w:p w14:paraId="000000B8" w14:textId="77777777" w:rsidR="00CE7775" w:rsidRPr="00DD6093" w:rsidRDefault="00CE7775"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B9" w14:textId="77777777" w:rsidR="00CE7775" w:rsidRPr="00DD6093" w:rsidRDefault="00CE7775"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BA" w14:textId="77777777" w:rsidR="00CE7775" w:rsidRPr="00DD6093" w:rsidRDefault="00CE7775"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BB" w14:textId="189CA5F4" w:rsidR="00CE7775" w:rsidRPr="00DD6093" w:rsidRDefault="006431EA"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r w:rsidRPr="006431EA">
        <w:rPr>
          <w:rFonts w:ascii="Times New Roman" w:eastAsia="Times New Roman" w:hAnsi="Times New Roman" w:cs="Times New Roman"/>
          <w:b/>
          <w:sz w:val="24"/>
          <w:szCs w:val="24"/>
          <w:lang w:val="sv-SE"/>
        </w:rPr>
        <w:t>Muhammad Habib Algifari, S.Kom., M.TI.</w:t>
      </w:r>
    </w:p>
    <w:p w14:paraId="000000BC" w14:textId="6BE2DA74" w:rsidR="00CE7775" w:rsidRPr="00DD6093" w:rsidRDefault="00000000" w:rsidP="006431EA">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sectPr w:rsidR="00CE7775" w:rsidRPr="00DD6093" w:rsidSect="006431EA">
          <w:type w:val="continuous"/>
          <w:pgSz w:w="11906" w:h="16838"/>
          <w:pgMar w:top="2900" w:right="1020" w:bottom="560" w:left="1020" w:header="720" w:footer="720" w:gutter="0"/>
          <w:cols w:num="2" w:space="6108" w:equalWidth="0">
            <w:col w:w="4535" w:space="795"/>
            <w:col w:w="4535" w:space="0"/>
          </w:cols>
        </w:sectPr>
      </w:pPr>
      <w:r w:rsidRPr="00DD6093">
        <w:rPr>
          <w:rFonts w:ascii="Times New Roman" w:eastAsia="Times New Roman" w:hAnsi="Times New Roman" w:cs="Times New Roman"/>
          <w:b/>
          <w:sz w:val="24"/>
          <w:szCs w:val="24"/>
          <w:lang w:val="sv-SE"/>
        </w:rPr>
        <w:t xml:space="preserve">NIP. </w:t>
      </w:r>
      <w:r w:rsidR="00547394">
        <w:rPr>
          <w:rFonts w:ascii="Times New Roman" w:eastAsia="Times New Roman" w:hAnsi="Times New Roman" w:cs="Times New Roman"/>
          <w:b/>
          <w:sz w:val="24"/>
          <w:szCs w:val="24"/>
          <w:lang w:val="sv-SE"/>
        </w:rPr>
        <w:t xml:space="preserve"> </w:t>
      </w:r>
      <w:r w:rsidR="00547394" w:rsidRPr="00547394">
        <w:rPr>
          <w:rFonts w:ascii="Times New Roman" w:eastAsia="Times New Roman" w:hAnsi="Times New Roman" w:cs="Times New Roman"/>
          <w:b/>
          <w:sz w:val="24"/>
          <w:szCs w:val="24"/>
          <w:lang w:val="sv-SE"/>
        </w:rPr>
        <w:t>199105252022031002</w:t>
      </w:r>
    </w:p>
    <w:p w14:paraId="000000BD" w14:textId="77777777" w:rsidR="00CE7775" w:rsidRPr="00DD6093" w:rsidRDefault="00CE7775">
      <w:pPr>
        <w:spacing w:before="116"/>
        <w:ind w:left="114"/>
        <w:rPr>
          <w:rFonts w:ascii="Times New Roman" w:eastAsia="Times New Roman" w:hAnsi="Times New Roman" w:cs="Times New Roman"/>
          <w:sz w:val="18"/>
          <w:szCs w:val="18"/>
          <w:lang w:val="sv-SE"/>
        </w:rPr>
      </w:pPr>
    </w:p>
    <w:p w14:paraId="000000BE" w14:textId="77777777" w:rsidR="00CE7775" w:rsidRPr="00DD6093" w:rsidRDefault="00CE7775">
      <w:pPr>
        <w:rPr>
          <w:rFonts w:ascii="Times New Roman" w:eastAsia="Times New Roman" w:hAnsi="Times New Roman" w:cs="Times New Roman"/>
          <w:sz w:val="18"/>
          <w:szCs w:val="18"/>
          <w:lang w:val="sv-SE"/>
        </w:rPr>
      </w:pPr>
    </w:p>
    <w:p w14:paraId="000000BF" w14:textId="77777777" w:rsidR="00CE7775" w:rsidRPr="00DD6093" w:rsidRDefault="00CE7775">
      <w:pPr>
        <w:spacing w:after="0" w:line="360" w:lineRule="auto"/>
        <w:jc w:val="center"/>
        <w:rPr>
          <w:rFonts w:ascii="Times New Roman" w:eastAsia="Times New Roman" w:hAnsi="Times New Roman" w:cs="Times New Roman"/>
          <w:b/>
          <w:sz w:val="28"/>
          <w:szCs w:val="28"/>
          <w:lang w:val="sv-SE"/>
        </w:rPr>
      </w:pPr>
    </w:p>
    <w:p w14:paraId="000000C0" w14:textId="555E375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 xml:space="preserve">BERITA ACARA SIDANG </w:t>
      </w:r>
      <w:r w:rsidR="00B15673">
        <w:rPr>
          <w:rFonts w:ascii="Times New Roman" w:eastAsia="Times New Roman" w:hAnsi="Times New Roman" w:cs="Times New Roman"/>
          <w:b/>
          <w:sz w:val="28"/>
          <w:szCs w:val="28"/>
          <w:lang w:val="sv-SE"/>
        </w:rPr>
        <w:t>PROPOSAL</w:t>
      </w:r>
    </w:p>
    <w:p w14:paraId="000000C1"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PROGRAM STUDI TEKNIK INFORMATIKA</w:t>
      </w:r>
    </w:p>
    <w:p w14:paraId="000000C2"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FAKULTAS TEKNOLOGI INDUSTRI</w:t>
      </w:r>
    </w:p>
    <w:p w14:paraId="000000C3" w14:textId="77777777" w:rsidR="00CE7775" w:rsidRPr="00DD6093" w:rsidRDefault="00000000">
      <w:pPr>
        <w:spacing w:after="0" w:line="36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t>INSTITUT TEKNOLOGI SUMATERA</w:t>
      </w:r>
    </w:p>
    <w:p w14:paraId="000000C4" w14:textId="77777777" w:rsidR="00CE7775" w:rsidRPr="00DD6093" w:rsidRDefault="00CE7775">
      <w:pPr>
        <w:widowControl w:val="0"/>
        <w:pBdr>
          <w:top w:val="nil"/>
          <w:left w:val="nil"/>
          <w:bottom w:val="nil"/>
          <w:right w:val="nil"/>
          <w:between w:val="nil"/>
        </w:pBdr>
        <w:spacing w:before="6" w:after="0" w:line="240" w:lineRule="auto"/>
        <w:rPr>
          <w:rFonts w:ascii="Times New Roman" w:eastAsia="Times New Roman" w:hAnsi="Times New Roman" w:cs="Times New Roman"/>
          <w:b/>
          <w:color w:val="FF0000"/>
          <w:sz w:val="28"/>
          <w:szCs w:val="28"/>
          <w:lang w:val="sv-SE"/>
        </w:rPr>
      </w:pPr>
    </w:p>
    <w:p w14:paraId="7C83BEAB" w14:textId="77777777" w:rsidR="00435158" w:rsidRPr="00DD6093" w:rsidRDefault="00435158" w:rsidP="00435158">
      <w:pPr>
        <w:widowControl w:val="0"/>
        <w:pBdr>
          <w:top w:val="nil"/>
          <w:left w:val="nil"/>
          <w:bottom w:val="nil"/>
          <w:right w:val="nil"/>
          <w:between w:val="nil"/>
        </w:pBdr>
        <w:spacing w:after="0" w:line="276" w:lineRule="auto"/>
        <w:ind w:left="114" w:right="109"/>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Pada hari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 xml:space="preserve">tanggal ………. tahun ……….. Pukul </w:t>
      </w:r>
      <w:r w:rsidRPr="00DD6093">
        <w:rPr>
          <w:rFonts w:ascii="Times New Roman" w:eastAsia="Times New Roman" w:hAnsi="Times New Roman" w:cs="Times New Roman"/>
          <w:b/>
          <w:sz w:val="24"/>
          <w:szCs w:val="24"/>
          <w:lang w:val="sv-SE"/>
        </w:rPr>
        <w:t xml:space="preserve">………………….. </w:t>
      </w:r>
      <w:r w:rsidRPr="00DD6093">
        <w:rPr>
          <w:rFonts w:ascii="Times New Roman" w:eastAsia="Times New Roman" w:hAnsi="Times New Roman" w:cs="Times New Roman"/>
          <w:sz w:val="24"/>
          <w:szCs w:val="24"/>
          <w:lang w:val="sv-SE"/>
        </w:rPr>
        <w:t>telah dilaksanakan Ujian Sidang Proposal mahasiswa:</w:t>
      </w:r>
    </w:p>
    <w:p w14:paraId="6536AB7E" w14:textId="77777777" w:rsidR="00435158" w:rsidRPr="00231ECC" w:rsidRDefault="00435158" w:rsidP="00435158">
      <w:pPr>
        <w:widowControl w:val="0"/>
        <w:pBdr>
          <w:top w:val="nil"/>
          <w:left w:val="nil"/>
          <w:bottom w:val="nil"/>
          <w:right w:val="nil"/>
          <w:between w:val="nil"/>
        </w:pBdr>
        <w:tabs>
          <w:tab w:val="left" w:pos="2274"/>
        </w:tabs>
        <w:spacing w:before="130" w:after="0" w:line="330"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Nama</w:t>
      </w:r>
      <w:r w:rsidRPr="00231ECC">
        <w:rPr>
          <w:rFonts w:ascii="Times New Roman" w:eastAsia="Times New Roman" w:hAnsi="Times New Roman" w:cs="Times New Roman"/>
          <w:sz w:val="24"/>
          <w:szCs w:val="24"/>
          <w:lang w:val="sv-SE"/>
        </w:rPr>
        <w:tab/>
        <w:t>: Muhammad Yusuf</w:t>
      </w:r>
    </w:p>
    <w:p w14:paraId="7D5DE6E6" w14:textId="77777777" w:rsidR="00435158" w:rsidRPr="00231ECC" w:rsidRDefault="00435158" w:rsidP="00435158">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NIM</w:t>
      </w:r>
      <w:r w:rsidRPr="00231ECC">
        <w:rPr>
          <w:rFonts w:ascii="Times New Roman" w:eastAsia="Times New Roman" w:hAnsi="Times New Roman" w:cs="Times New Roman"/>
          <w:sz w:val="24"/>
          <w:szCs w:val="24"/>
          <w:lang w:val="sv-SE"/>
        </w:rPr>
        <w:tab/>
        <w:t>: 122140193</w:t>
      </w:r>
    </w:p>
    <w:p w14:paraId="166FF580" w14:textId="77777777" w:rsidR="00435158" w:rsidRPr="00231ECC" w:rsidRDefault="00435158" w:rsidP="00435158">
      <w:pPr>
        <w:widowControl w:val="0"/>
        <w:pBdr>
          <w:top w:val="nil"/>
          <w:left w:val="nil"/>
          <w:bottom w:val="nil"/>
          <w:right w:val="nil"/>
          <w:between w:val="nil"/>
        </w:pBdr>
        <w:tabs>
          <w:tab w:val="left" w:pos="2274"/>
        </w:tabs>
        <w:spacing w:after="0" w:line="331" w:lineRule="auto"/>
        <w:ind w:left="114"/>
        <w:rPr>
          <w:rFonts w:ascii="Times New Roman" w:eastAsia="Times New Roman" w:hAnsi="Times New Roman" w:cs="Times New Roman"/>
          <w:sz w:val="24"/>
          <w:szCs w:val="24"/>
          <w:lang w:val="sv-SE"/>
        </w:rPr>
      </w:pPr>
      <w:r w:rsidRPr="00231ECC">
        <w:rPr>
          <w:rFonts w:ascii="Times New Roman" w:eastAsia="Times New Roman" w:hAnsi="Times New Roman" w:cs="Times New Roman"/>
          <w:sz w:val="24"/>
          <w:szCs w:val="24"/>
          <w:lang w:val="sv-SE"/>
        </w:rPr>
        <w:t>Judul Tugas Akhir</w:t>
      </w:r>
      <w:r w:rsidRPr="00231ECC">
        <w:rPr>
          <w:rFonts w:ascii="Times New Roman" w:eastAsia="Times New Roman" w:hAnsi="Times New Roman" w:cs="Times New Roman"/>
          <w:sz w:val="24"/>
          <w:szCs w:val="24"/>
          <w:lang w:val="sv-SE"/>
        </w:rPr>
        <w:tab/>
        <w:t xml:space="preserve">: PENGEMBANGAN ULANG </w:t>
      </w:r>
      <w:r w:rsidRPr="00E33CE4">
        <w:rPr>
          <w:rFonts w:ascii="Times New Roman" w:eastAsia="Times New Roman" w:hAnsi="Times New Roman" w:cs="Times New Roman"/>
          <w:i/>
          <w:iCs/>
          <w:sz w:val="24"/>
          <w:szCs w:val="24"/>
          <w:lang w:val="sv-SE"/>
        </w:rPr>
        <w:t>FRONT-END</w:t>
      </w:r>
      <w:r w:rsidRPr="00231ECC">
        <w:rPr>
          <w:rFonts w:ascii="Times New Roman" w:eastAsia="Times New Roman" w:hAnsi="Times New Roman" w:cs="Times New Roman"/>
          <w:sz w:val="24"/>
          <w:szCs w:val="24"/>
          <w:lang w:val="sv-SE"/>
        </w:rPr>
        <w:t xml:space="preserve"> </w:t>
      </w:r>
      <w:r w:rsidRPr="00E33CE4">
        <w:rPr>
          <w:rFonts w:ascii="Times New Roman" w:eastAsia="Times New Roman" w:hAnsi="Times New Roman" w:cs="Times New Roman"/>
          <w:i/>
          <w:iCs/>
          <w:sz w:val="24"/>
          <w:szCs w:val="24"/>
          <w:lang w:val="sv-SE"/>
        </w:rPr>
        <w:t>DASHBOARD</w:t>
      </w:r>
      <w:r w:rsidRPr="00231ECC">
        <w:rPr>
          <w:rFonts w:ascii="Times New Roman" w:eastAsia="Times New Roman" w:hAnsi="Times New Roman" w:cs="Times New Roman"/>
          <w:sz w:val="24"/>
          <w:szCs w:val="24"/>
          <w:lang w:val="sv-SE"/>
        </w:rPr>
        <w:t xml:space="preserve"> IOT </w:t>
      </w:r>
      <w:r w:rsidRPr="00E33CE4">
        <w:rPr>
          <w:rFonts w:ascii="Times New Roman" w:eastAsia="Times New Roman" w:hAnsi="Times New Roman" w:cs="Times New Roman"/>
          <w:i/>
          <w:iCs/>
          <w:sz w:val="24"/>
          <w:szCs w:val="24"/>
          <w:lang w:val="sv-SE"/>
        </w:rPr>
        <w:t>GREENHOUSE</w:t>
      </w:r>
      <w:r w:rsidRPr="00231ECC">
        <w:rPr>
          <w:rFonts w:ascii="Times New Roman" w:eastAsia="Times New Roman" w:hAnsi="Times New Roman" w:cs="Times New Roman"/>
          <w:sz w:val="24"/>
          <w:szCs w:val="24"/>
          <w:lang w:val="sv-SE"/>
        </w:rPr>
        <w:t xml:space="preserve"> KEBUN RAYA ITERA DENGAN METODE </w:t>
      </w:r>
      <w:r w:rsidRPr="00E33CE4">
        <w:rPr>
          <w:rFonts w:ascii="Times New Roman" w:eastAsia="Times New Roman" w:hAnsi="Times New Roman" w:cs="Times New Roman"/>
          <w:i/>
          <w:iCs/>
          <w:sz w:val="24"/>
          <w:szCs w:val="24"/>
          <w:lang w:val="sv-SE"/>
        </w:rPr>
        <w:t>WATERFALL</w:t>
      </w:r>
    </w:p>
    <w:p w14:paraId="6029F15C" w14:textId="77777777" w:rsidR="00435158" w:rsidRPr="00DD6093" w:rsidRDefault="00435158" w:rsidP="00435158">
      <w:pPr>
        <w:widowControl w:val="0"/>
        <w:pBdr>
          <w:top w:val="nil"/>
          <w:left w:val="nil"/>
          <w:bottom w:val="nil"/>
          <w:right w:val="nil"/>
          <w:between w:val="nil"/>
        </w:pBdr>
        <w:spacing w:before="14" w:after="0" w:line="240" w:lineRule="auto"/>
        <w:rPr>
          <w:rFonts w:ascii="Times New Roman" w:eastAsia="Times New Roman" w:hAnsi="Times New Roman" w:cs="Times New Roman"/>
          <w:color w:val="FF0000"/>
          <w:sz w:val="24"/>
          <w:szCs w:val="24"/>
          <w:lang w:val="sv-SE"/>
        </w:rPr>
      </w:pPr>
    </w:p>
    <w:p w14:paraId="441D49A9" w14:textId="77777777" w:rsidR="00435158" w:rsidRPr="00DD6093" w:rsidRDefault="00435158" w:rsidP="00435158">
      <w:pPr>
        <w:widowControl w:val="0"/>
        <w:pBdr>
          <w:top w:val="nil"/>
          <w:left w:val="nil"/>
          <w:bottom w:val="nil"/>
          <w:right w:val="nil"/>
          <w:between w:val="nil"/>
        </w:pBdr>
        <w:spacing w:after="0" w:line="240" w:lineRule="auto"/>
        <w:ind w:left="114"/>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Setelah melihat, mendengar dan memperhatikan jalannya Ujian Sidang </w:t>
      </w:r>
      <w:r>
        <w:rPr>
          <w:rFonts w:ascii="Times New Roman" w:eastAsia="Times New Roman" w:hAnsi="Times New Roman" w:cs="Times New Roman"/>
          <w:sz w:val="24"/>
          <w:szCs w:val="24"/>
          <w:lang w:val="sv-SE"/>
        </w:rPr>
        <w:t>Proposal</w:t>
      </w:r>
      <w:r w:rsidRPr="00DD6093">
        <w:rPr>
          <w:rFonts w:ascii="Times New Roman" w:eastAsia="Times New Roman" w:hAnsi="Times New Roman" w:cs="Times New Roman"/>
          <w:sz w:val="24"/>
          <w:szCs w:val="24"/>
          <w:lang w:val="sv-SE"/>
        </w:rPr>
        <w:t>, maka tim penguji:</w:t>
      </w:r>
    </w:p>
    <w:tbl>
      <w:tblPr>
        <w:tblW w:w="9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46"/>
        <w:gridCol w:w="5126"/>
        <w:gridCol w:w="1941"/>
        <w:gridCol w:w="1941"/>
      </w:tblGrid>
      <w:tr w:rsidR="007A2E81" w:rsidRPr="00C87270" w14:paraId="4FF75908" w14:textId="77777777" w:rsidTr="007A2E81">
        <w:trPr>
          <w:trHeight w:val="624"/>
        </w:trPr>
        <w:tc>
          <w:tcPr>
            <w:tcW w:w="846" w:type="dxa"/>
            <w:vAlign w:val="center"/>
          </w:tcPr>
          <w:p w14:paraId="4DF49795" w14:textId="77777777" w:rsidR="007A2E81" w:rsidRPr="00C87270" w:rsidRDefault="007A2E81" w:rsidP="008360D2">
            <w:pPr>
              <w:widowControl w:val="0"/>
              <w:pBdr>
                <w:top w:val="nil"/>
                <w:left w:val="nil"/>
                <w:bottom w:val="nil"/>
                <w:right w:val="nil"/>
                <w:between w:val="nil"/>
              </w:pBdr>
              <w:ind w:left="104" w:right="9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No</w:t>
            </w:r>
          </w:p>
        </w:tc>
        <w:tc>
          <w:tcPr>
            <w:tcW w:w="5126" w:type="dxa"/>
            <w:vAlign w:val="center"/>
          </w:tcPr>
          <w:p w14:paraId="3B680346" w14:textId="77777777" w:rsidR="007A2E81" w:rsidRPr="00C87270" w:rsidRDefault="007A2E81" w:rsidP="008360D2">
            <w:pPr>
              <w:widowControl w:val="0"/>
              <w:pBdr>
                <w:top w:val="nil"/>
                <w:left w:val="nil"/>
                <w:bottom w:val="nil"/>
                <w:right w:val="nil"/>
                <w:between w:val="nil"/>
              </w:pBdr>
              <w:ind w:left="2024" w:right="2013"/>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Nama</w:t>
            </w:r>
          </w:p>
        </w:tc>
        <w:tc>
          <w:tcPr>
            <w:tcW w:w="1941" w:type="dxa"/>
            <w:vAlign w:val="center"/>
          </w:tcPr>
          <w:p w14:paraId="20526D99" w14:textId="77777777" w:rsidR="007A2E81" w:rsidRPr="00C87270" w:rsidRDefault="007A2E81" w:rsidP="008360D2">
            <w:pPr>
              <w:widowControl w:val="0"/>
              <w:pBdr>
                <w:top w:val="nil"/>
                <w:left w:val="nil"/>
                <w:bottom w:val="nil"/>
                <w:right w:val="nil"/>
                <w:between w:val="nil"/>
              </w:pBdr>
              <w:ind w:left="123" w:right="116"/>
              <w:jc w:val="center"/>
              <w:rPr>
                <w:rFonts w:ascii="Times New Roman" w:eastAsia="Times New Roman" w:hAnsi="Times New Roman" w:cs="Times New Roman"/>
                <w:b/>
                <w:sz w:val="24"/>
                <w:szCs w:val="24"/>
              </w:rPr>
            </w:pPr>
            <w:proofErr w:type="spellStart"/>
            <w:r w:rsidRPr="00C87270">
              <w:rPr>
                <w:rFonts w:ascii="Times New Roman" w:eastAsia="Times New Roman" w:hAnsi="Times New Roman" w:cs="Times New Roman"/>
                <w:b/>
                <w:sz w:val="24"/>
                <w:szCs w:val="24"/>
              </w:rPr>
              <w:t>Keterangan</w:t>
            </w:r>
            <w:proofErr w:type="spellEnd"/>
          </w:p>
        </w:tc>
        <w:tc>
          <w:tcPr>
            <w:tcW w:w="1941" w:type="dxa"/>
            <w:vAlign w:val="center"/>
          </w:tcPr>
          <w:p w14:paraId="15433FE8" w14:textId="77777777" w:rsidR="007A2E81" w:rsidRPr="00C87270" w:rsidRDefault="007A2E81" w:rsidP="008360D2">
            <w:pPr>
              <w:widowControl w:val="0"/>
              <w:pBdr>
                <w:top w:val="nil"/>
                <w:left w:val="nil"/>
                <w:bottom w:val="nil"/>
                <w:right w:val="nil"/>
                <w:between w:val="nil"/>
              </w:pBdr>
              <w:ind w:left="229"/>
              <w:jc w:val="center"/>
              <w:rPr>
                <w:rFonts w:ascii="Times New Roman" w:eastAsia="Times New Roman" w:hAnsi="Times New Roman" w:cs="Times New Roman"/>
                <w:b/>
                <w:sz w:val="24"/>
                <w:szCs w:val="24"/>
              </w:rPr>
            </w:pPr>
            <w:r w:rsidRPr="00C87270">
              <w:rPr>
                <w:rFonts w:ascii="Times New Roman" w:eastAsia="Times New Roman" w:hAnsi="Times New Roman" w:cs="Times New Roman"/>
                <w:b/>
                <w:sz w:val="24"/>
                <w:szCs w:val="24"/>
              </w:rPr>
              <w:t>Nilai Angka</w:t>
            </w:r>
          </w:p>
        </w:tc>
      </w:tr>
      <w:tr w:rsidR="007A2E81" w:rsidRPr="00C87270" w14:paraId="7CAD6FC1" w14:textId="77777777" w:rsidTr="007A2E81">
        <w:trPr>
          <w:trHeight w:val="567"/>
        </w:trPr>
        <w:tc>
          <w:tcPr>
            <w:tcW w:w="846" w:type="dxa"/>
            <w:vAlign w:val="center"/>
          </w:tcPr>
          <w:p w14:paraId="5F1F791F"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1</w:t>
            </w:r>
          </w:p>
        </w:tc>
        <w:tc>
          <w:tcPr>
            <w:tcW w:w="5126" w:type="dxa"/>
            <w:vAlign w:val="center"/>
          </w:tcPr>
          <w:p w14:paraId="557685B5"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lang w:val="sv-SE"/>
              </w:rPr>
            </w:pPr>
            <w:r w:rsidRPr="00C87270">
              <w:rPr>
                <w:rFonts w:ascii="Times New Roman" w:eastAsia="Times New Roman" w:hAnsi="Times New Roman" w:cs="Times New Roman"/>
                <w:sz w:val="24"/>
                <w:szCs w:val="24"/>
                <w:lang w:val="sv-SE"/>
              </w:rPr>
              <w:t>Muhammad Habib Algifari, S.Kom., M.TI.</w:t>
            </w:r>
          </w:p>
        </w:tc>
        <w:tc>
          <w:tcPr>
            <w:tcW w:w="1941" w:type="dxa"/>
            <w:vAlign w:val="center"/>
          </w:tcPr>
          <w:p w14:paraId="3EF45CBA" w14:textId="77777777" w:rsidR="007A2E81" w:rsidRPr="00C87270" w:rsidRDefault="007A2E81" w:rsidP="008360D2">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3F961B98"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7A2E81" w:rsidRPr="00C87270" w14:paraId="066F0B6B" w14:textId="77777777" w:rsidTr="007A2E81">
        <w:trPr>
          <w:trHeight w:val="567"/>
        </w:trPr>
        <w:tc>
          <w:tcPr>
            <w:tcW w:w="846" w:type="dxa"/>
            <w:vAlign w:val="center"/>
          </w:tcPr>
          <w:p w14:paraId="24A541A4"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2</w:t>
            </w:r>
          </w:p>
        </w:tc>
        <w:tc>
          <w:tcPr>
            <w:tcW w:w="5126" w:type="dxa"/>
            <w:vAlign w:val="center"/>
          </w:tcPr>
          <w:p w14:paraId="72D3F43C"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rPr>
            </w:pPr>
            <w:r w:rsidRPr="0068239E">
              <w:rPr>
                <w:rFonts w:ascii="Times New Roman" w:eastAsia="Times New Roman" w:hAnsi="Times New Roman" w:cs="Times New Roman"/>
                <w:sz w:val="24"/>
                <w:szCs w:val="24"/>
              </w:rPr>
              <w:t>Winda Yulita, M.Cs.</w:t>
            </w:r>
          </w:p>
        </w:tc>
        <w:tc>
          <w:tcPr>
            <w:tcW w:w="1941" w:type="dxa"/>
            <w:vAlign w:val="center"/>
          </w:tcPr>
          <w:p w14:paraId="484DA2D3" w14:textId="77777777" w:rsidR="007A2E81" w:rsidRPr="00C87270" w:rsidRDefault="007A2E81" w:rsidP="008360D2">
            <w:pPr>
              <w:widowControl w:val="0"/>
              <w:pBdr>
                <w:top w:val="nil"/>
                <w:left w:val="nil"/>
                <w:bottom w:val="nil"/>
                <w:right w:val="nil"/>
                <w:between w:val="nil"/>
              </w:pBdr>
              <w:ind w:left="124" w:right="116"/>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Pembimbing</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656C4A66"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7A2E81" w:rsidRPr="00C87270" w14:paraId="6D2545BD" w14:textId="77777777" w:rsidTr="007A2E81">
        <w:trPr>
          <w:trHeight w:val="567"/>
        </w:trPr>
        <w:tc>
          <w:tcPr>
            <w:tcW w:w="846" w:type="dxa"/>
            <w:vAlign w:val="center"/>
          </w:tcPr>
          <w:p w14:paraId="6D15AB9C"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3</w:t>
            </w:r>
          </w:p>
        </w:tc>
        <w:tc>
          <w:tcPr>
            <w:tcW w:w="5126" w:type="dxa"/>
            <w:vAlign w:val="center"/>
          </w:tcPr>
          <w:p w14:paraId="73657229"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15D97DB7" w14:textId="77777777" w:rsidR="007A2E81" w:rsidRPr="00C87270" w:rsidRDefault="007A2E81" w:rsidP="008360D2">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1</w:t>
            </w:r>
          </w:p>
        </w:tc>
        <w:tc>
          <w:tcPr>
            <w:tcW w:w="1941" w:type="dxa"/>
            <w:vAlign w:val="center"/>
          </w:tcPr>
          <w:p w14:paraId="53B8A1D5"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r w:rsidR="007A2E81" w:rsidRPr="00C87270" w14:paraId="4D9DFBA7" w14:textId="77777777" w:rsidTr="007A2E81">
        <w:trPr>
          <w:trHeight w:val="567"/>
        </w:trPr>
        <w:tc>
          <w:tcPr>
            <w:tcW w:w="846" w:type="dxa"/>
            <w:vAlign w:val="center"/>
          </w:tcPr>
          <w:p w14:paraId="49F149F0" w14:textId="77777777" w:rsidR="007A2E81" w:rsidRPr="00C87270" w:rsidRDefault="007A2E81" w:rsidP="008360D2">
            <w:pPr>
              <w:widowControl w:val="0"/>
              <w:pBdr>
                <w:top w:val="nil"/>
                <w:left w:val="nil"/>
                <w:bottom w:val="nil"/>
                <w:right w:val="nil"/>
                <w:between w:val="nil"/>
              </w:pBdr>
              <w:ind w:left="10"/>
              <w:jc w:val="center"/>
              <w:rPr>
                <w:rFonts w:ascii="Times New Roman" w:eastAsia="Times New Roman" w:hAnsi="Times New Roman" w:cs="Times New Roman"/>
                <w:sz w:val="24"/>
                <w:szCs w:val="24"/>
              </w:rPr>
            </w:pPr>
            <w:r w:rsidRPr="00C87270">
              <w:rPr>
                <w:rFonts w:ascii="Times New Roman" w:eastAsia="Times New Roman" w:hAnsi="Times New Roman" w:cs="Times New Roman"/>
                <w:sz w:val="24"/>
                <w:szCs w:val="24"/>
              </w:rPr>
              <w:t>4</w:t>
            </w:r>
          </w:p>
        </w:tc>
        <w:tc>
          <w:tcPr>
            <w:tcW w:w="5126" w:type="dxa"/>
            <w:vAlign w:val="center"/>
          </w:tcPr>
          <w:p w14:paraId="48AE53C7" w14:textId="77777777" w:rsidR="007A2E81" w:rsidRPr="00C87270" w:rsidRDefault="007A2E81" w:rsidP="008360D2">
            <w:pPr>
              <w:widowControl w:val="0"/>
              <w:pBdr>
                <w:top w:val="nil"/>
                <w:left w:val="nil"/>
                <w:bottom w:val="nil"/>
                <w:right w:val="nil"/>
                <w:between w:val="nil"/>
              </w:pBdr>
              <w:rPr>
                <w:rFonts w:ascii="Times New Roman" w:eastAsia="Times New Roman" w:hAnsi="Times New Roman" w:cs="Times New Roman"/>
                <w:sz w:val="24"/>
                <w:szCs w:val="24"/>
                <w:highlight w:val="red"/>
              </w:rPr>
            </w:pPr>
          </w:p>
        </w:tc>
        <w:tc>
          <w:tcPr>
            <w:tcW w:w="1941" w:type="dxa"/>
            <w:vAlign w:val="center"/>
          </w:tcPr>
          <w:p w14:paraId="62D0E018" w14:textId="77777777" w:rsidR="007A2E81" w:rsidRPr="00C87270" w:rsidRDefault="007A2E81" w:rsidP="008360D2">
            <w:pPr>
              <w:widowControl w:val="0"/>
              <w:pBdr>
                <w:top w:val="nil"/>
                <w:left w:val="nil"/>
                <w:bottom w:val="nil"/>
                <w:right w:val="nil"/>
                <w:between w:val="nil"/>
              </w:pBdr>
              <w:ind w:left="124" w:right="115"/>
              <w:jc w:val="center"/>
              <w:rPr>
                <w:rFonts w:ascii="Times New Roman" w:eastAsia="Times New Roman" w:hAnsi="Times New Roman" w:cs="Times New Roman"/>
                <w:sz w:val="24"/>
                <w:szCs w:val="24"/>
              </w:rPr>
            </w:pPr>
            <w:proofErr w:type="spellStart"/>
            <w:r w:rsidRPr="00C87270">
              <w:rPr>
                <w:rFonts w:ascii="Times New Roman" w:eastAsia="Times New Roman" w:hAnsi="Times New Roman" w:cs="Times New Roman"/>
                <w:sz w:val="24"/>
                <w:szCs w:val="24"/>
              </w:rPr>
              <w:t>Penguji</w:t>
            </w:r>
            <w:proofErr w:type="spellEnd"/>
            <w:r w:rsidRPr="00C87270">
              <w:rPr>
                <w:rFonts w:ascii="Times New Roman" w:eastAsia="Times New Roman" w:hAnsi="Times New Roman" w:cs="Times New Roman"/>
                <w:sz w:val="24"/>
                <w:szCs w:val="24"/>
              </w:rPr>
              <w:t xml:space="preserve"> 2</w:t>
            </w:r>
          </w:p>
        </w:tc>
        <w:tc>
          <w:tcPr>
            <w:tcW w:w="1941" w:type="dxa"/>
            <w:vAlign w:val="center"/>
          </w:tcPr>
          <w:p w14:paraId="0231DAA7" w14:textId="77777777" w:rsidR="007A2E81" w:rsidRPr="00C87270" w:rsidRDefault="007A2E81" w:rsidP="008360D2">
            <w:pPr>
              <w:widowControl w:val="0"/>
              <w:pBdr>
                <w:top w:val="nil"/>
                <w:left w:val="nil"/>
                <w:bottom w:val="nil"/>
                <w:right w:val="nil"/>
                <w:between w:val="nil"/>
              </w:pBdr>
              <w:jc w:val="center"/>
              <w:rPr>
                <w:rFonts w:ascii="Times New Roman" w:eastAsia="Times New Roman" w:hAnsi="Times New Roman" w:cs="Times New Roman"/>
                <w:sz w:val="24"/>
                <w:szCs w:val="24"/>
              </w:rPr>
            </w:pPr>
          </w:p>
        </w:tc>
      </w:tr>
    </w:tbl>
    <w:p w14:paraId="000000DB" w14:textId="77777777" w:rsidR="00CE7775" w:rsidRDefault="00CE7775">
      <w:pPr>
        <w:widowControl w:val="0"/>
        <w:pBdr>
          <w:top w:val="nil"/>
          <w:left w:val="nil"/>
          <w:bottom w:val="nil"/>
          <w:right w:val="nil"/>
          <w:between w:val="nil"/>
        </w:pBdr>
        <w:spacing w:before="12" w:after="0" w:line="240" w:lineRule="auto"/>
        <w:rPr>
          <w:rFonts w:ascii="Times New Roman" w:eastAsia="Times New Roman" w:hAnsi="Times New Roman" w:cs="Times New Roman"/>
          <w:color w:val="FF0000"/>
          <w:sz w:val="24"/>
          <w:szCs w:val="24"/>
        </w:rPr>
      </w:pPr>
    </w:p>
    <w:p w14:paraId="000000DC" w14:textId="77777777" w:rsidR="00CE7775" w:rsidRPr="00DD6093" w:rsidRDefault="00000000">
      <w:pPr>
        <w:widowControl w:val="0"/>
        <w:pBdr>
          <w:top w:val="nil"/>
          <w:left w:val="nil"/>
          <w:bottom w:val="nil"/>
          <w:right w:val="nil"/>
          <w:between w:val="nil"/>
        </w:pBdr>
        <w:spacing w:after="0" w:line="276" w:lineRule="auto"/>
        <w:ind w:left="114"/>
        <w:rPr>
          <w:rFonts w:ascii="Times New Roman" w:eastAsia="Times New Roman" w:hAnsi="Times New Roman" w:cs="Times New Roman"/>
          <w:sz w:val="24"/>
          <w:szCs w:val="24"/>
          <w:lang w:val="sv-SE"/>
        </w:rPr>
        <w:sectPr w:rsidR="00CE7775" w:rsidRPr="00DD6093">
          <w:type w:val="continuous"/>
          <w:pgSz w:w="11906" w:h="16838"/>
          <w:pgMar w:top="2836" w:right="1021" w:bottom="561" w:left="1021" w:header="284" w:footer="374" w:gutter="0"/>
          <w:cols w:space="720"/>
        </w:sectPr>
      </w:pPr>
      <w:r w:rsidRPr="00DD6093">
        <w:rPr>
          <w:rFonts w:ascii="Times New Roman" w:eastAsia="Times New Roman" w:hAnsi="Times New Roman" w:cs="Times New Roman"/>
          <w:sz w:val="24"/>
          <w:szCs w:val="24"/>
          <w:lang w:val="sv-SE"/>
        </w:rPr>
        <w:t>Berdasarkan nilai yang diperoleh, maka diputuskan bahwa mahasiswa tersebut dinyatakan:</w:t>
      </w:r>
    </w:p>
    <w:p w14:paraId="000000DD" w14:textId="77777777" w:rsidR="00CE7775" w:rsidRPr="00DD6093" w:rsidRDefault="00000000">
      <w:pPr>
        <w:tabs>
          <w:tab w:val="left" w:pos="1554"/>
        </w:tabs>
        <w:spacing w:after="0" w:line="276" w:lineRule="auto"/>
        <w:ind w:left="114" w:right="38"/>
        <w:rPr>
          <w:rFonts w:ascii="Times New Roman" w:eastAsia="Times New Roman" w:hAnsi="Times New Roman" w:cs="Times New Roman"/>
          <w:sz w:val="24"/>
          <w:szCs w:val="24"/>
          <w:lang w:val="sv-SE"/>
        </w:rPr>
      </w:pPr>
      <w:r w:rsidRPr="00DD6093">
        <w:rPr>
          <w:rFonts w:ascii="Times New Roman" w:eastAsia="Times New Roman" w:hAnsi="Times New Roman" w:cs="Times New Roman"/>
          <w:b/>
          <w:sz w:val="24"/>
          <w:szCs w:val="24"/>
          <w:lang w:val="sv-SE"/>
        </w:rPr>
        <w:t xml:space="preserve">LULUS/ TIDAK LULUS </w:t>
      </w:r>
      <w:r w:rsidRPr="00DD6093">
        <w:rPr>
          <w:rFonts w:ascii="Times New Roman" w:eastAsia="Times New Roman" w:hAnsi="Times New Roman" w:cs="Times New Roman"/>
          <w:sz w:val="24"/>
          <w:szCs w:val="24"/>
          <w:lang w:val="sv-SE"/>
        </w:rPr>
        <w:t xml:space="preserve">dengan nilai : </w:t>
      </w:r>
    </w:p>
    <w:p w14:paraId="000000DE" w14:textId="77777777" w:rsidR="00CE7775" w:rsidRDefault="00000000">
      <w:pPr>
        <w:spacing w:after="0" w:line="276" w:lineRule="auto"/>
        <w:ind w:left="114" w:right="38"/>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Nilai </w:t>
      </w:r>
      <w:proofErr w:type="spellStart"/>
      <w:r>
        <w:rPr>
          <w:rFonts w:ascii="Times New Roman" w:eastAsia="Times New Roman" w:hAnsi="Times New Roman" w:cs="Times New Roman"/>
          <w:sz w:val="24"/>
          <w:szCs w:val="24"/>
        </w:rPr>
        <w:t>Huruf</w:t>
      </w:r>
      <w:proofErr w:type="spellEnd"/>
      <w:r>
        <w:rPr>
          <w:rFonts w:ascii="Times New Roman" w:eastAsia="Times New Roman" w:hAnsi="Times New Roman" w:cs="Times New Roman"/>
          <w:sz w:val="24"/>
          <w:szCs w:val="24"/>
        </w:rPr>
        <w:tab/>
        <w:t xml:space="preserve">: </w:t>
      </w:r>
      <w:r>
        <w:rPr>
          <w:rFonts w:ascii="Times New Roman" w:eastAsia="Times New Roman" w:hAnsi="Times New Roman" w:cs="Times New Roman"/>
          <w:b/>
          <w:sz w:val="24"/>
          <w:szCs w:val="24"/>
        </w:rPr>
        <w:t xml:space="preserve">A / AB / B </w:t>
      </w:r>
    </w:p>
    <w:p w14:paraId="000000DF"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&gt;= </w:t>
      </w:r>
      <w:r>
        <w:rPr>
          <w:rFonts w:ascii="Times New Roman" w:eastAsia="Times New Roman" w:hAnsi="Times New Roman" w:cs="Times New Roman"/>
          <w:sz w:val="20"/>
          <w:szCs w:val="20"/>
        </w:rPr>
        <w:t xml:space="preserve">80 ; </w:t>
      </w:r>
      <w:r>
        <w:rPr>
          <w:rFonts w:ascii="Times New Roman" w:eastAsia="Times New Roman" w:hAnsi="Times New Roman" w:cs="Times New Roman"/>
          <w:b/>
          <w:sz w:val="20"/>
          <w:szCs w:val="20"/>
        </w:rPr>
        <w:t>AB &gt;= 72.5</w:t>
      </w:r>
      <w:r>
        <w:rPr>
          <w:rFonts w:ascii="Times New Roman" w:eastAsia="Times New Roman" w:hAnsi="Times New Roman" w:cs="Times New Roman"/>
          <w:sz w:val="20"/>
          <w:szCs w:val="20"/>
        </w:rPr>
        <w:t xml:space="preserve"> ; </w:t>
      </w:r>
      <w:r>
        <w:rPr>
          <w:rFonts w:ascii="Times New Roman" w:eastAsia="Times New Roman" w:hAnsi="Times New Roman" w:cs="Times New Roman"/>
          <w:b/>
          <w:sz w:val="20"/>
          <w:szCs w:val="20"/>
        </w:rPr>
        <w:t>B &gt;= 65</w:t>
      </w:r>
      <w:r>
        <w:rPr>
          <w:rFonts w:ascii="Times New Roman" w:eastAsia="Times New Roman" w:hAnsi="Times New Roman" w:cs="Times New Roman"/>
          <w:sz w:val="20"/>
          <w:szCs w:val="20"/>
        </w:rPr>
        <w:t xml:space="preserve"> )</w:t>
      </w:r>
    </w:p>
    <w:p w14:paraId="000000E0" w14:textId="77777777" w:rsidR="00CE7775" w:rsidRDefault="00000000">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r>
        <w:br w:type="column"/>
      </w:r>
    </w:p>
    <w:p w14:paraId="000000E1" w14:textId="77777777" w:rsidR="00CE7775" w:rsidRDefault="00CE7775">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p w14:paraId="000000E2" w14:textId="77777777" w:rsidR="00CE7775" w:rsidRDefault="00CE7775">
      <w:pPr>
        <w:widowControl w:val="0"/>
        <w:pBdr>
          <w:top w:val="nil"/>
          <w:left w:val="nil"/>
          <w:bottom w:val="nil"/>
          <w:right w:val="nil"/>
          <w:between w:val="nil"/>
        </w:pBdr>
        <w:spacing w:before="5" w:after="0" w:line="276" w:lineRule="auto"/>
        <w:rPr>
          <w:rFonts w:ascii="Times New Roman" w:eastAsia="Times New Roman" w:hAnsi="Times New Roman" w:cs="Times New Roman"/>
          <w:sz w:val="24"/>
          <w:szCs w:val="24"/>
        </w:rPr>
      </w:pPr>
    </w:p>
    <w:p w14:paraId="000000E3" w14:textId="77777777" w:rsidR="00CE7775" w:rsidRPr="00DD6093" w:rsidRDefault="00000000">
      <w:pPr>
        <w:widowControl w:val="0"/>
        <w:pBdr>
          <w:top w:val="nil"/>
          <w:left w:val="nil"/>
          <w:bottom w:val="nil"/>
          <w:right w:val="nil"/>
          <w:between w:val="nil"/>
        </w:pBdr>
        <w:spacing w:after="0" w:line="276" w:lineRule="auto"/>
        <w:ind w:left="113"/>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Lampung Selatan, ………….. 2025</w:t>
      </w:r>
    </w:p>
    <w:p w14:paraId="000000E4" w14:textId="6CB2EFCF" w:rsidR="00CE7775" w:rsidRPr="002D267C" w:rsidRDefault="00000000">
      <w:pPr>
        <w:spacing w:line="276" w:lineRule="auto"/>
        <w:ind w:firstLine="113"/>
        <w:rPr>
          <w:rFonts w:ascii="Times New Roman" w:eastAsia="Times New Roman" w:hAnsi="Times New Roman" w:cs="Times New Roman"/>
          <w:b/>
          <w:sz w:val="24"/>
          <w:szCs w:val="24"/>
          <w:lang w:val="sv-SE"/>
        </w:rPr>
      </w:pPr>
      <w:r w:rsidRPr="002D267C">
        <w:rPr>
          <w:rFonts w:ascii="Times New Roman" w:eastAsia="Times New Roman" w:hAnsi="Times New Roman" w:cs="Times New Roman"/>
          <w:b/>
          <w:sz w:val="24"/>
          <w:szCs w:val="24"/>
          <w:lang w:val="sv-SE"/>
        </w:rPr>
        <w:t>Pembimbing Pendamping,</w:t>
      </w:r>
    </w:p>
    <w:p w14:paraId="000000E5" w14:textId="77777777" w:rsidR="00CE7775" w:rsidRPr="002D267C" w:rsidRDefault="00CE7775">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E6" w14:textId="77777777" w:rsidR="00CE7775" w:rsidRPr="002D267C" w:rsidRDefault="00CE7775">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E7" w14:textId="77777777" w:rsidR="00CE7775" w:rsidRPr="002D267C" w:rsidRDefault="00CE7775">
      <w:pPr>
        <w:widowControl w:val="0"/>
        <w:pBdr>
          <w:top w:val="nil"/>
          <w:left w:val="nil"/>
          <w:bottom w:val="nil"/>
          <w:right w:val="nil"/>
          <w:between w:val="nil"/>
        </w:pBdr>
        <w:spacing w:before="4" w:after="0" w:line="276" w:lineRule="auto"/>
        <w:rPr>
          <w:rFonts w:ascii="Times New Roman" w:eastAsia="Times New Roman" w:hAnsi="Times New Roman" w:cs="Times New Roman"/>
          <w:b/>
          <w:sz w:val="24"/>
          <w:szCs w:val="24"/>
          <w:lang w:val="sv-SE"/>
        </w:rPr>
      </w:pPr>
    </w:p>
    <w:p w14:paraId="000000E8" w14:textId="3C78231B" w:rsidR="00CE7775" w:rsidRPr="002D267C" w:rsidRDefault="00864DAF">
      <w:pPr>
        <w:widowControl w:val="0"/>
        <w:pBdr>
          <w:top w:val="nil"/>
          <w:left w:val="nil"/>
          <w:bottom w:val="nil"/>
          <w:right w:val="nil"/>
          <w:between w:val="nil"/>
        </w:pBdr>
        <w:spacing w:before="4" w:after="0" w:line="276" w:lineRule="auto"/>
        <w:ind w:firstLine="113"/>
        <w:rPr>
          <w:rFonts w:ascii="Times New Roman" w:eastAsia="Times New Roman" w:hAnsi="Times New Roman" w:cs="Times New Roman"/>
          <w:b/>
          <w:sz w:val="24"/>
          <w:szCs w:val="24"/>
          <w:lang w:val="sv-SE"/>
        </w:rPr>
      </w:pPr>
      <w:r w:rsidRPr="002D267C">
        <w:rPr>
          <w:rFonts w:ascii="Times New Roman" w:eastAsia="Times New Roman" w:hAnsi="Times New Roman" w:cs="Times New Roman"/>
          <w:b/>
          <w:sz w:val="24"/>
          <w:szCs w:val="24"/>
          <w:lang w:val="sv-SE"/>
        </w:rPr>
        <w:t>Winda Yulita, M.Cs.</w:t>
      </w:r>
    </w:p>
    <w:p w14:paraId="000000E9" w14:textId="2D81F991" w:rsidR="00CE7775" w:rsidRPr="002D267C" w:rsidRDefault="00000000">
      <w:pPr>
        <w:widowControl w:val="0"/>
        <w:pBdr>
          <w:top w:val="nil"/>
          <w:left w:val="nil"/>
          <w:bottom w:val="nil"/>
          <w:right w:val="nil"/>
          <w:between w:val="nil"/>
        </w:pBdr>
        <w:spacing w:before="4" w:after="0" w:line="276" w:lineRule="auto"/>
        <w:ind w:firstLine="113"/>
        <w:rPr>
          <w:rFonts w:ascii="Times New Roman" w:eastAsia="Times New Roman" w:hAnsi="Times New Roman" w:cs="Times New Roman"/>
          <w:b/>
          <w:sz w:val="24"/>
          <w:szCs w:val="24"/>
          <w:lang w:val="sv-SE"/>
        </w:rPr>
        <w:sectPr w:rsidR="00CE7775" w:rsidRPr="002D267C">
          <w:type w:val="continuous"/>
          <w:pgSz w:w="11906" w:h="16838"/>
          <w:pgMar w:top="2900" w:right="1020" w:bottom="560" w:left="1020" w:header="720" w:footer="720" w:gutter="0"/>
          <w:cols w:num="2" w:space="720" w:equalWidth="0">
            <w:col w:w="4535" w:space="795"/>
            <w:col w:w="4535" w:space="0"/>
          </w:cols>
        </w:sectPr>
      </w:pPr>
      <w:r w:rsidRPr="002D267C">
        <w:rPr>
          <w:rFonts w:ascii="Times New Roman" w:eastAsia="Times New Roman" w:hAnsi="Times New Roman" w:cs="Times New Roman"/>
          <w:b/>
          <w:sz w:val="24"/>
          <w:szCs w:val="24"/>
          <w:lang w:val="sv-SE"/>
        </w:rPr>
        <w:t xml:space="preserve">NIP. </w:t>
      </w:r>
      <w:r w:rsidR="00864DAF" w:rsidRPr="002D267C">
        <w:rPr>
          <w:rFonts w:ascii="Times New Roman" w:eastAsia="Times New Roman" w:hAnsi="Times New Roman" w:cs="Times New Roman"/>
          <w:b/>
          <w:sz w:val="24"/>
          <w:szCs w:val="24"/>
          <w:lang w:val="sv-SE"/>
        </w:rPr>
        <w:t xml:space="preserve"> 199307272022032022</w:t>
      </w:r>
    </w:p>
    <w:p w14:paraId="000000EA" w14:textId="77777777" w:rsidR="00CE7775" w:rsidRPr="002D267C" w:rsidRDefault="00CE7775">
      <w:pPr>
        <w:widowControl w:val="0"/>
        <w:pBdr>
          <w:top w:val="nil"/>
          <w:left w:val="nil"/>
          <w:bottom w:val="nil"/>
          <w:right w:val="nil"/>
          <w:between w:val="nil"/>
        </w:pBdr>
        <w:spacing w:after="0" w:line="276" w:lineRule="auto"/>
        <w:ind w:left="113"/>
        <w:rPr>
          <w:rFonts w:ascii="Times New Roman" w:eastAsia="Times New Roman" w:hAnsi="Times New Roman" w:cs="Times New Roman"/>
          <w:lang w:val="sv-SE"/>
        </w:rPr>
        <w:sectPr w:rsidR="00CE7775" w:rsidRPr="002D267C">
          <w:type w:val="continuous"/>
          <w:pgSz w:w="11906" w:h="16838"/>
          <w:pgMar w:top="2900" w:right="1020" w:bottom="560" w:left="1020" w:header="720" w:footer="720" w:gutter="0"/>
          <w:cols w:num="2" w:space="720" w:equalWidth="0">
            <w:col w:w="4535" w:space="795"/>
            <w:col w:w="4535" w:space="0"/>
          </w:cols>
        </w:sectPr>
      </w:pPr>
    </w:p>
    <w:p w14:paraId="000000EB" w14:textId="77777777" w:rsidR="00CE7775" w:rsidRPr="002D267C" w:rsidRDefault="00CE7775">
      <w:pPr>
        <w:pBdr>
          <w:top w:val="nil"/>
          <w:left w:val="nil"/>
          <w:bottom w:val="nil"/>
          <w:right w:val="nil"/>
          <w:between w:val="nil"/>
        </w:pBdr>
        <w:ind w:left="474"/>
        <w:rPr>
          <w:color w:val="000000"/>
          <w:sz w:val="18"/>
          <w:szCs w:val="18"/>
          <w:lang w:val="sv-SE"/>
        </w:rPr>
        <w:sectPr w:rsidR="00CE7775" w:rsidRPr="002D267C">
          <w:headerReference w:type="default" r:id="rId13"/>
          <w:footerReference w:type="default" r:id="rId14"/>
          <w:type w:val="continuous"/>
          <w:pgSz w:w="11906" w:h="16838"/>
          <w:pgMar w:top="2900" w:right="1020" w:bottom="560" w:left="1020" w:header="720" w:footer="720" w:gutter="0"/>
          <w:cols w:space="720"/>
        </w:sectPr>
      </w:pPr>
    </w:p>
    <w:p w14:paraId="000000EC" w14:textId="77777777" w:rsidR="00CE7775" w:rsidRPr="00DD6093" w:rsidRDefault="00000000">
      <w:pPr>
        <w:spacing w:after="0" w:line="240" w:lineRule="auto"/>
        <w:jc w:val="center"/>
        <w:rPr>
          <w:rFonts w:ascii="Times New Roman" w:eastAsia="Times New Roman" w:hAnsi="Times New Roman" w:cs="Times New Roman"/>
          <w:b/>
          <w:sz w:val="28"/>
          <w:szCs w:val="28"/>
          <w:lang w:val="sv-SE"/>
        </w:rPr>
      </w:pPr>
      <w:r w:rsidRPr="00DD6093">
        <w:rPr>
          <w:rFonts w:ascii="Times New Roman" w:eastAsia="Times New Roman" w:hAnsi="Times New Roman" w:cs="Times New Roman"/>
          <w:b/>
          <w:sz w:val="28"/>
          <w:szCs w:val="28"/>
          <w:lang w:val="sv-SE"/>
        </w:rPr>
        <w:lastRenderedPageBreak/>
        <w:t>FORM PENILAIAN SIDANG PROPOSAL</w:t>
      </w:r>
    </w:p>
    <w:p w14:paraId="000000ED" w14:textId="77777777" w:rsidR="00CE7775" w:rsidRPr="005F4402" w:rsidRDefault="00000000">
      <w:pPr>
        <w:spacing w:after="0" w:line="240" w:lineRule="auto"/>
        <w:jc w:val="center"/>
        <w:rPr>
          <w:rFonts w:ascii="Times New Roman" w:eastAsia="Times New Roman" w:hAnsi="Times New Roman" w:cs="Times New Roman"/>
          <w:b/>
          <w:sz w:val="24"/>
          <w:szCs w:val="24"/>
          <w:lang w:val="sv-SE"/>
        </w:rPr>
      </w:pPr>
      <w:r w:rsidRPr="005F4402">
        <w:rPr>
          <w:rFonts w:ascii="Times New Roman" w:eastAsia="Times New Roman" w:hAnsi="Times New Roman" w:cs="Times New Roman"/>
          <w:b/>
          <w:sz w:val="24"/>
          <w:szCs w:val="24"/>
          <w:lang w:val="sv-SE"/>
        </w:rPr>
        <w:t>PROGRAM STUDI TEKNIK INFORMATIKA</w:t>
      </w:r>
    </w:p>
    <w:p w14:paraId="000000EE" w14:textId="77777777" w:rsidR="00CE7775" w:rsidRPr="005F4402" w:rsidRDefault="00000000">
      <w:pPr>
        <w:spacing w:after="0" w:line="240" w:lineRule="auto"/>
        <w:jc w:val="center"/>
        <w:rPr>
          <w:rFonts w:ascii="Times New Roman" w:eastAsia="Times New Roman" w:hAnsi="Times New Roman" w:cs="Times New Roman"/>
          <w:b/>
          <w:sz w:val="24"/>
          <w:szCs w:val="24"/>
          <w:lang w:val="sv-SE"/>
        </w:rPr>
      </w:pPr>
      <w:r w:rsidRPr="005F4402">
        <w:rPr>
          <w:rFonts w:ascii="Times New Roman" w:eastAsia="Times New Roman" w:hAnsi="Times New Roman" w:cs="Times New Roman"/>
          <w:b/>
          <w:sz w:val="24"/>
          <w:szCs w:val="24"/>
          <w:lang w:val="sv-SE"/>
        </w:rPr>
        <w:t>FAKULTAS TEKNOLOGI INDUSTRI</w:t>
      </w:r>
    </w:p>
    <w:p w14:paraId="000000EF" w14:textId="77777777" w:rsidR="00CE7775" w:rsidRPr="005F4402" w:rsidRDefault="00000000">
      <w:pPr>
        <w:spacing w:after="0" w:line="240" w:lineRule="auto"/>
        <w:jc w:val="center"/>
        <w:rPr>
          <w:rFonts w:ascii="Times New Roman" w:eastAsia="Times New Roman" w:hAnsi="Times New Roman" w:cs="Times New Roman"/>
          <w:b/>
          <w:sz w:val="24"/>
          <w:szCs w:val="24"/>
          <w:lang w:val="sv-SE"/>
        </w:rPr>
      </w:pPr>
      <w:r w:rsidRPr="005F4402">
        <w:rPr>
          <w:rFonts w:ascii="Times New Roman" w:eastAsia="Times New Roman" w:hAnsi="Times New Roman" w:cs="Times New Roman"/>
          <w:b/>
          <w:sz w:val="24"/>
          <w:szCs w:val="24"/>
          <w:lang w:val="sv-SE"/>
        </w:rPr>
        <w:t>INSTITUT TEKNOLOGI SUMATERA</w:t>
      </w:r>
    </w:p>
    <w:p w14:paraId="000000F0" w14:textId="77777777" w:rsidR="00CE7775" w:rsidRPr="005F4402" w:rsidRDefault="00CE7775">
      <w:pPr>
        <w:widowControl w:val="0"/>
        <w:pBdr>
          <w:top w:val="nil"/>
          <w:left w:val="nil"/>
          <w:bottom w:val="nil"/>
          <w:right w:val="nil"/>
          <w:between w:val="nil"/>
        </w:pBdr>
        <w:spacing w:before="9" w:after="0" w:line="240" w:lineRule="auto"/>
        <w:rPr>
          <w:rFonts w:ascii="Times New Roman" w:eastAsia="Times New Roman" w:hAnsi="Times New Roman" w:cs="Times New Roman"/>
          <w:b/>
          <w:sz w:val="18"/>
          <w:szCs w:val="18"/>
          <w:lang w:val="sv-SE"/>
        </w:rPr>
      </w:pPr>
    </w:p>
    <w:p w14:paraId="000000F1" w14:textId="0ED95DCA" w:rsidR="00CE7775" w:rsidRPr="005F4402" w:rsidRDefault="00000000">
      <w:pPr>
        <w:widowControl w:val="0"/>
        <w:pBdr>
          <w:top w:val="nil"/>
          <w:left w:val="nil"/>
          <w:bottom w:val="nil"/>
          <w:right w:val="nil"/>
          <w:between w:val="nil"/>
        </w:pBdr>
        <w:spacing w:before="1" w:after="0" w:line="331"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Nama</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w:t>
      </w:r>
      <w:r w:rsidR="005F4402" w:rsidRPr="005F4402">
        <w:rPr>
          <w:rFonts w:ascii="Times New Roman" w:eastAsia="Times New Roman" w:hAnsi="Times New Roman" w:cs="Times New Roman"/>
          <w:lang w:val="sv-SE"/>
        </w:rPr>
        <w:t xml:space="preserve"> Mu</w:t>
      </w:r>
      <w:r w:rsidR="005F4402">
        <w:rPr>
          <w:rFonts w:ascii="Times New Roman" w:eastAsia="Times New Roman" w:hAnsi="Times New Roman" w:cs="Times New Roman"/>
          <w:lang w:val="sv-SE"/>
        </w:rPr>
        <w:t>hammad Yusuf</w:t>
      </w:r>
    </w:p>
    <w:p w14:paraId="000000F2" w14:textId="7A387C19" w:rsidR="00CE7775" w:rsidRPr="005F4402" w:rsidRDefault="00000000">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NIM</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w:t>
      </w:r>
      <w:r w:rsidR="005F4402">
        <w:rPr>
          <w:rFonts w:ascii="Times New Roman" w:eastAsia="Times New Roman" w:hAnsi="Times New Roman" w:cs="Times New Roman"/>
          <w:lang w:val="sv-SE"/>
        </w:rPr>
        <w:t xml:space="preserve"> 122140193</w:t>
      </w:r>
    </w:p>
    <w:p w14:paraId="000000F3" w14:textId="201B4C2E" w:rsidR="00CE7775" w:rsidRPr="005F4402" w:rsidRDefault="00000000">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Judul Tugas Akhir</w:t>
      </w:r>
      <w:r w:rsidRPr="005F4402">
        <w:rPr>
          <w:rFonts w:ascii="Times New Roman" w:eastAsia="Times New Roman" w:hAnsi="Times New Roman" w:cs="Times New Roman"/>
          <w:lang w:val="sv-SE"/>
        </w:rPr>
        <w:tab/>
        <w:t>:</w:t>
      </w:r>
      <w:r w:rsidR="00BE09E7">
        <w:rPr>
          <w:rFonts w:ascii="Times New Roman" w:eastAsia="Times New Roman" w:hAnsi="Times New Roman" w:cs="Times New Roman"/>
          <w:lang w:val="sv-SE"/>
        </w:rPr>
        <w:t xml:space="preserve"> </w:t>
      </w:r>
      <w:r w:rsidR="00BE09E7" w:rsidRPr="00BE09E7">
        <w:rPr>
          <w:rFonts w:ascii="Times New Roman" w:eastAsia="Times New Roman" w:hAnsi="Times New Roman" w:cs="Times New Roman"/>
          <w:lang w:val="sv-SE"/>
        </w:rPr>
        <w:t xml:space="preserve">PENGEMBANGAN ULANG </w:t>
      </w:r>
      <w:r w:rsidR="00BE09E7" w:rsidRPr="003A717B">
        <w:rPr>
          <w:rFonts w:ascii="Times New Roman" w:eastAsia="Times New Roman" w:hAnsi="Times New Roman" w:cs="Times New Roman"/>
          <w:i/>
          <w:iCs/>
          <w:lang w:val="sv-SE"/>
        </w:rPr>
        <w:t>FRONT-END DASHBOARD</w:t>
      </w:r>
      <w:r w:rsidR="00BE09E7" w:rsidRPr="00BE09E7">
        <w:rPr>
          <w:rFonts w:ascii="Times New Roman" w:eastAsia="Times New Roman" w:hAnsi="Times New Roman" w:cs="Times New Roman"/>
          <w:lang w:val="sv-SE"/>
        </w:rPr>
        <w:t xml:space="preserve"> IOT </w:t>
      </w:r>
      <w:r w:rsidR="00BE09E7" w:rsidRPr="003A717B">
        <w:rPr>
          <w:rFonts w:ascii="Times New Roman" w:eastAsia="Times New Roman" w:hAnsi="Times New Roman" w:cs="Times New Roman"/>
          <w:i/>
          <w:iCs/>
          <w:lang w:val="sv-SE"/>
        </w:rPr>
        <w:t>GREENHOUSE</w:t>
      </w:r>
      <w:r w:rsidR="00BE09E7" w:rsidRPr="00BE09E7">
        <w:rPr>
          <w:rFonts w:ascii="Times New Roman" w:eastAsia="Times New Roman" w:hAnsi="Times New Roman" w:cs="Times New Roman"/>
          <w:lang w:val="sv-SE"/>
        </w:rPr>
        <w:t xml:space="preserve"> KEBUN RAYA ITERA DENGAN METODE WATERFALL</w:t>
      </w:r>
    </w:p>
    <w:p w14:paraId="000000F4" w14:textId="77777777" w:rsidR="00CE7775" w:rsidRPr="005F4402" w:rsidRDefault="00CE7775">
      <w:pPr>
        <w:widowControl w:val="0"/>
        <w:pBdr>
          <w:top w:val="nil"/>
          <w:left w:val="nil"/>
          <w:bottom w:val="nil"/>
          <w:right w:val="nil"/>
          <w:between w:val="nil"/>
        </w:pBdr>
        <w:tabs>
          <w:tab w:val="left" w:pos="2274"/>
        </w:tabs>
        <w:spacing w:after="0" w:line="330" w:lineRule="auto"/>
        <w:ind w:left="114"/>
        <w:rPr>
          <w:rFonts w:ascii="Times New Roman" w:eastAsia="Times New Roman" w:hAnsi="Times New Roman" w:cs="Times New Roman"/>
          <w:color w:val="FF0000"/>
          <w:lang w:val="sv-SE"/>
        </w:rPr>
      </w:pPr>
    </w:p>
    <w:tbl>
      <w:tblPr>
        <w:tblStyle w:val="afffc"/>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14:paraId="6EF94A17" w14:textId="77777777">
        <w:trPr>
          <w:trHeight w:val="454"/>
        </w:trPr>
        <w:tc>
          <w:tcPr>
            <w:tcW w:w="729" w:type="dxa"/>
            <w:vAlign w:val="center"/>
          </w:tcPr>
          <w:p w14:paraId="000000F5" w14:textId="77777777" w:rsidR="00CE7775" w:rsidRDefault="00000000">
            <w:pPr>
              <w:widowControl w:val="0"/>
              <w:ind w:left="177" w:right="170"/>
              <w:jc w:val="center"/>
              <w:rPr>
                <w:rFonts w:ascii="Times New Roman" w:eastAsia="Times New Roman" w:hAnsi="Times New Roman" w:cs="Times New Roman"/>
                <w:b/>
              </w:rPr>
            </w:pPr>
            <w:r>
              <w:rPr>
                <w:rFonts w:ascii="Times New Roman" w:eastAsia="Times New Roman" w:hAnsi="Times New Roman" w:cs="Times New Roman"/>
                <w:b/>
              </w:rPr>
              <w:t>No</w:t>
            </w:r>
          </w:p>
        </w:tc>
        <w:tc>
          <w:tcPr>
            <w:tcW w:w="7952" w:type="dxa"/>
            <w:vAlign w:val="center"/>
          </w:tcPr>
          <w:p w14:paraId="000000F6" w14:textId="77777777" w:rsidR="00CE7775" w:rsidRDefault="00000000">
            <w:pPr>
              <w:widowControl w:val="0"/>
              <w:ind w:left="2100" w:right="2092"/>
              <w:jc w:val="center"/>
              <w:rPr>
                <w:rFonts w:ascii="Times New Roman" w:eastAsia="Times New Roman" w:hAnsi="Times New Roman" w:cs="Times New Roman"/>
                <w:b/>
              </w:rPr>
            </w:pPr>
            <w:proofErr w:type="spellStart"/>
            <w:r>
              <w:rPr>
                <w:rFonts w:ascii="Times New Roman" w:eastAsia="Times New Roman" w:hAnsi="Times New Roman" w:cs="Times New Roman"/>
                <w:b/>
              </w:rPr>
              <w:t>Poin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penilaian</w:t>
            </w:r>
            <w:proofErr w:type="spellEnd"/>
          </w:p>
        </w:tc>
        <w:tc>
          <w:tcPr>
            <w:tcW w:w="1175" w:type="dxa"/>
            <w:vAlign w:val="center"/>
          </w:tcPr>
          <w:p w14:paraId="000000F7" w14:textId="77777777" w:rsidR="00CE7775"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Nilai Angka</w:t>
            </w:r>
          </w:p>
        </w:tc>
      </w:tr>
      <w:tr w:rsidR="00CE7775" w:rsidRPr="002D267C" w14:paraId="6C9C4592" w14:textId="77777777">
        <w:trPr>
          <w:trHeight w:val="546"/>
        </w:trPr>
        <w:tc>
          <w:tcPr>
            <w:tcW w:w="729" w:type="dxa"/>
            <w:vAlign w:val="center"/>
          </w:tcPr>
          <w:p w14:paraId="000000F8"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952" w:type="dxa"/>
            <w:vAlign w:val="center"/>
          </w:tcPr>
          <w:p w14:paraId="000000F9" w14:textId="77777777" w:rsidR="00CE7775" w:rsidRDefault="00000000">
            <w:pPr>
              <w:widowControl w:val="0"/>
              <w:ind w:left="107"/>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Pendahuluan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25)</w:t>
            </w:r>
          </w:p>
          <w:p w14:paraId="000000FA"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pendahuluan memberikan konteks latar belakang yang jelas dan meyakinkan mengenai pentingnya masalah penelitian?</w:t>
            </w:r>
          </w:p>
          <w:p w14:paraId="000000FB"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masalah penelitian/kesenjangan riset (research gap) didefinisikan secara tajam dan dijustifikasi dengan kuat?</w:t>
            </w:r>
          </w:p>
          <w:p w14:paraId="000000FC"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tujuan penelitian dan/atau pertanyaan penelitian dinyatakan dengan spesifik, terukur, dan selaras dengan masalah yang diangkat?</w:t>
            </w:r>
          </w:p>
          <w:p w14:paraId="000000FD"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ruang lingkup dan batasan masalah penelitian dijelaskan dengan jelas untuk menunjukkan fokus studi?</w:t>
            </w:r>
          </w:p>
        </w:tc>
        <w:tc>
          <w:tcPr>
            <w:tcW w:w="1175" w:type="dxa"/>
            <w:vAlign w:val="center"/>
          </w:tcPr>
          <w:p w14:paraId="000000FE"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2D267C" w14:paraId="4225DD90" w14:textId="77777777">
        <w:trPr>
          <w:trHeight w:val="568"/>
        </w:trPr>
        <w:tc>
          <w:tcPr>
            <w:tcW w:w="729" w:type="dxa"/>
            <w:vAlign w:val="center"/>
          </w:tcPr>
          <w:p w14:paraId="000000FF"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952" w:type="dxa"/>
            <w:vAlign w:val="center"/>
          </w:tcPr>
          <w:p w14:paraId="00000100" w14:textId="77777777" w:rsidR="00CE7775" w:rsidRDefault="00000000">
            <w:pPr>
              <w:widowControl w:val="0"/>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Studi </w:t>
            </w:r>
            <w:proofErr w:type="spellStart"/>
            <w:r>
              <w:rPr>
                <w:rFonts w:ascii="Times New Roman" w:eastAsia="Times New Roman" w:hAnsi="Times New Roman" w:cs="Times New Roman"/>
                <w:b/>
                <w:sz w:val="24"/>
                <w:szCs w:val="24"/>
              </w:rPr>
              <w:t>Literatur</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20)</w:t>
            </w:r>
          </w:p>
          <w:p w14:paraId="00000101" w14:textId="77777777" w:rsidR="00CE7775" w:rsidRDefault="00000000">
            <w:pPr>
              <w:widowControl w:val="0"/>
              <w:numPr>
                <w:ilvl w:val="0"/>
                <w:numId w:val="20"/>
              </w:numPr>
              <w:ind w:hanging="35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sumber</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mutakhir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relevan</w:t>
            </w:r>
            <w:proofErr w:type="spellEnd"/>
            <w:r>
              <w:rPr>
                <w:rFonts w:ascii="Times New Roman" w:eastAsia="Times New Roman" w:hAnsi="Times New Roman" w:cs="Times New Roman"/>
                <w:sz w:val="24"/>
                <w:szCs w:val="24"/>
              </w:rPr>
              <w:t xml:space="preserve">, dan </w:t>
            </w:r>
            <w:proofErr w:type="spellStart"/>
            <w:r>
              <w:rPr>
                <w:rFonts w:ascii="Times New Roman" w:eastAsia="Times New Roman" w:hAnsi="Times New Roman" w:cs="Times New Roman"/>
                <w:sz w:val="24"/>
                <w:szCs w:val="24"/>
              </w:rPr>
              <w:t>berasal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dari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referensi</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kredibel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jurnal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prosiding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buku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ilmiah</w:t>
            </w:r>
            <w:proofErr w:type="spellEnd"/>
            <w:r>
              <w:rPr>
                <w:rFonts w:ascii="Times New Roman" w:eastAsia="Times New Roman" w:hAnsi="Times New Roman" w:cs="Times New Roman"/>
                <w:sz w:val="24"/>
                <w:szCs w:val="24"/>
              </w:rPr>
              <w:t>)?</w:t>
            </w:r>
          </w:p>
          <w:p w14:paraId="00000102"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penulis tidak hanya merangkum, tetapi juga mensintesis dan mengkritisi studi sebelumnya untuk menunjukkan posisi penelitiannya?</w:t>
            </w:r>
          </w:p>
          <w:p w14:paraId="00000103"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tinjauan pustaka ini secara logis mengarah pada justifikasi kesenjangan riset dan hipotesis (jika ada)?</w:t>
            </w:r>
          </w:p>
        </w:tc>
        <w:tc>
          <w:tcPr>
            <w:tcW w:w="1175" w:type="dxa"/>
            <w:vAlign w:val="center"/>
          </w:tcPr>
          <w:p w14:paraId="00000104" w14:textId="77777777" w:rsidR="00CE7775" w:rsidRPr="00DD6093" w:rsidRDefault="00CE7775">
            <w:pPr>
              <w:widowControl w:val="0"/>
              <w:jc w:val="center"/>
              <w:rPr>
                <w:rFonts w:ascii="Times New Roman" w:eastAsia="Times New Roman" w:hAnsi="Times New Roman" w:cs="Times New Roman"/>
                <w:sz w:val="20"/>
                <w:szCs w:val="20"/>
                <w:lang w:val="sv-SE"/>
              </w:rPr>
            </w:pPr>
          </w:p>
        </w:tc>
      </w:tr>
    </w:tbl>
    <w:p w14:paraId="00000105" w14:textId="77777777" w:rsidR="00CE7775" w:rsidRPr="00DD6093" w:rsidRDefault="00000000">
      <w:pPr>
        <w:rPr>
          <w:rFonts w:ascii="Times New Roman" w:eastAsia="Times New Roman" w:hAnsi="Times New Roman" w:cs="Times New Roman"/>
          <w:lang w:val="sv-SE"/>
        </w:rPr>
      </w:pPr>
      <w:r w:rsidRPr="00DD6093">
        <w:rPr>
          <w:lang w:val="sv-SE"/>
        </w:rPr>
        <w:br w:type="page"/>
      </w:r>
    </w:p>
    <w:tbl>
      <w:tblPr>
        <w:tblStyle w:val="afffd"/>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rsidRPr="002D267C" w14:paraId="41B1A9F7" w14:textId="77777777">
        <w:trPr>
          <w:trHeight w:val="567"/>
        </w:trPr>
        <w:tc>
          <w:tcPr>
            <w:tcW w:w="729" w:type="dxa"/>
            <w:vAlign w:val="center"/>
          </w:tcPr>
          <w:p w14:paraId="00000106"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7952" w:type="dxa"/>
            <w:vAlign w:val="center"/>
          </w:tcPr>
          <w:p w14:paraId="00000107" w14:textId="77777777" w:rsidR="00CE7775" w:rsidRDefault="00000000">
            <w:pPr>
              <w:widowControl w:val="0"/>
              <w:ind w:left="107"/>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Metodologi</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Penelitian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35)</w:t>
            </w:r>
          </w:p>
          <w:p w14:paraId="00000108" w14:textId="77777777" w:rsidR="00CE7775" w:rsidRDefault="00000000">
            <w:pPr>
              <w:widowControl w:val="0"/>
              <w:numPr>
                <w:ilvl w:val="0"/>
                <w:numId w:val="20"/>
              </w:numPr>
              <w:ind w:hanging="358"/>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Apakah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desain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 xml:space="preserve"> yang </w:t>
            </w:r>
            <w:proofErr w:type="spellStart"/>
            <w:r>
              <w:rPr>
                <w:rFonts w:ascii="Times New Roman" w:eastAsia="Times New Roman" w:hAnsi="Times New Roman" w:cs="Times New Roman"/>
                <w:sz w:val="24"/>
                <w:szCs w:val="24"/>
              </w:rPr>
              <w:t>dipilih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misal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eksperimen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studi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kasus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survei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tepat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untuk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menjawab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pertanyaan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penelitian</w:t>
            </w:r>
            <w:proofErr w:type="spellEnd"/>
            <w:r>
              <w:rPr>
                <w:rFonts w:ascii="Times New Roman" w:eastAsia="Times New Roman" w:hAnsi="Times New Roman" w:cs="Times New Roman"/>
                <w:sz w:val="24"/>
                <w:szCs w:val="24"/>
              </w:rPr>
              <w:t>?</w:t>
            </w:r>
          </w:p>
          <w:p w14:paraId="00000109"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tahapan penelitian dijelaskan secara rinci, sistematis, dan logis dari awal hingga akhir?</w:t>
            </w:r>
          </w:p>
          <w:p w14:paraId="0000010A"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teknik pengumpulan data (instrumen, prosedur, sumber data) dijelaskan dengan sangat jelas dan dapat direplikasi?</w:t>
            </w:r>
          </w:p>
          <w:p w14:paraId="0000010B"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teknik analisis data yang akan digunakan dijelaskan secara spesifik dan relevan dengan data yang akan dikumpulkan?</w:t>
            </w:r>
          </w:p>
          <w:p w14:paraId="0000010C"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penulis menjelaskan rencana untuk memastikan validitas dan reliabilitas penelitian?</w:t>
            </w:r>
          </w:p>
        </w:tc>
        <w:tc>
          <w:tcPr>
            <w:tcW w:w="1175" w:type="dxa"/>
            <w:vAlign w:val="center"/>
          </w:tcPr>
          <w:p w14:paraId="0000010D"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2D267C" w14:paraId="57D23B9A" w14:textId="77777777">
        <w:trPr>
          <w:trHeight w:val="568"/>
        </w:trPr>
        <w:tc>
          <w:tcPr>
            <w:tcW w:w="729" w:type="dxa"/>
            <w:vAlign w:val="center"/>
          </w:tcPr>
          <w:p w14:paraId="0000010E"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952" w:type="dxa"/>
            <w:vAlign w:val="center"/>
          </w:tcPr>
          <w:p w14:paraId="0000010F"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Penyajian dan Penguasaan Materi (Bobot 25)</w:t>
            </w:r>
          </w:p>
          <w:p w14:paraId="00000110"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materi presentasi disampaikan secara terstruktur, efektif, dan mudah dipahami dalam waktu yang ditentukan?</w:t>
            </w:r>
          </w:p>
          <w:p w14:paraId="00000111"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menunjukkan pemahaman yang mendalam terhadap seluruh aspek yang direncanakan dalam proposalnya?</w:t>
            </w:r>
          </w:p>
          <w:p w14:paraId="00000112" w14:textId="77777777" w:rsidR="00CE7775" w:rsidRPr="00DD6093" w:rsidRDefault="00000000">
            <w:pPr>
              <w:widowControl w:val="0"/>
              <w:numPr>
                <w:ilvl w:val="0"/>
                <w:numId w:val="20"/>
              </w:numPr>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mampu menjawab pertanyaan, menanggapi masukan, dan mempertahankan argumennya secara logis dan ilmiah?</w:t>
            </w:r>
          </w:p>
        </w:tc>
        <w:tc>
          <w:tcPr>
            <w:tcW w:w="1175" w:type="dxa"/>
            <w:vAlign w:val="center"/>
          </w:tcPr>
          <w:p w14:paraId="00000113"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14:paraId="374558BD" w14:textId="77777777">
        <w:trPr>
          <w:trHeight w:val="400"/>
        </w:trPr>
        <w:tc>
          <w:tcPr>
            <w:tcW w:w="8681" w:type="dxa"/>
            <w:gridSpan w:val="2"/>
            <w:vAlign w:val="center"/>
          </w:tcPr>
          <w:p w14:paraId="00000114" w14:textId="77777777" w:rsidR="00CE7775" w:rsidRDefault="00000000">
            <w:pPr>
              <w:widowControl w:val="0"/>
              <w:ind w:left="2734" w:right="272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Nilai Akhir</w:t>
            </w:r>
            <w:r>
              <w:rPr>
                <w:rFonts w:ascii="Times New Roman" w:eastAsia="Times New Roman" w:hAnsi="Times New Roman" w:cs="Times New Roman"/>
                <w:b/>
                <w:sz w:val="28"/>
                <w:szCs w:val="28"/>
              </w:rPr>
              <w:br/>
              <w:t>(</w:t>
            </w:r>
            <w:proofErr w:type="spellStart"/>
            <w:r>
              <w:rPr>
                <w:rFonts w:ascii="Times New Roman" w:eastAsia="Times New Roman" w:hAnsi="Times New Roman" w:cs="Times New Roman"/>
                <w:b/>
                <w:sz w:val="28"/>
                <w:szCs w:val="28"/>
              </w:rPr>
              <w:t>Dengan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Pembobotan</w:t>
            </w:r>
            <w:proofErr w:type="spellEnd"/>
            <w:r>
              <w:rPr>
                <w:rFonts w:ascii="Times New Roman" w:eastAsia="Times New Roman" w:hAnsi="Times New Roman" w:cs="Times New Roman"/>
                <w:b/>
                <w:sz w:val="28"/>
                <w:szCs w:val="28"/>
              </w:rPr>
              <w:t>)</w:t>
            </w:r>
          </w:p>
        </w:tc>
        <w:tc>
          <w:tcPr>
            <w:tcW w:w="1175" w:type="dxa"/>
            <w:vAlign w:val="center"/>
          </w:tcPr>
          <w:p w14:paraId="00000116" w14:textId="77777777" w:rsidR="00CE7775" w:rsidRDefault="00CE7775">
            <w:pPr>
              <w:widowControl w:val="0"/>
              <w:jc w:val="center"/>
              <w:rPr>
                <w:rFonts w:ascii="Times New Roman" w:eastAsia="Times New Roman" w:hAnsi="Times New Roman" w:cs="Times New Roman"/>
                <w:sz w:val="20"/>
                <w:szCs w:val="20"/>
              </w:rPr>
            </w:pPr>
          </w:p>
        </w:tc>
      </w:tr>
    </w:tbl>
    <w:p w14:paraId="00000117" w14:textId="77777777" w:rsidR="00CE7775" w:rsidRDefault="00000000">
      <w:pPr>
        <w:widowControl w:val="0"/>
        <w:pBdr>
          <w:top w:val="nil"/>
          <w:left w:val="nil"/>
          <w:bottom w:val="nil"/>
          <w:right w:val="nil"/>
          <w:between w:val="nil"/>
        </w:pBdr>
        <w:spacing w:after="0" w:line="240" w:lineRule="auto"/>
        <w:ind w:left="5103"/>
        <w:rPr>
          <w:rFonts w:ascii="Times New Roman" w:eastAsia="Times New Roman" w:hAnsi="Times New Roman" w:cs="Times New Roman"/>
          <w:sz w:val="24"/>
          <w:szCs w:val="24"/>
        </w:rPr>
      </w:pPr>
      <w:r>
        <w:rPr>
          <w:rFonts w:ascii="Times New Roman" w:eastAsia="Times New Roman" w:hAnsi="Times New Roman" w:cs="Times New Roman"/>
          <w:sz w:val="24"/>
          <w:szCs w:val="24"/>
        </w:rPr>
        <w:t>Lampung Selatan, …………………………2025</w:t>
      </w:r>
    </w:p>
    <w:p w14:paraId="00000118" w14:textId="77777777" w:rsidR="00CE7775" w:rsidRDefault="00000000">
      <w:pPr>
        <w:spacing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Pembimbing</w:t>
      </w:r>
      <w:r>
        <w:rPr>
          <w:rFonts w:ascii="Times New Roman" w:eastAsia="Times New Roman" w:hAnsi="Times New Roman" w:cs="Times New Roman"/>
          <w:b/>
          <w:sz w:val="24"/>
          <w:szCs w:val="24"/>
          <w:vertAlign w:val="superscript"/>
        </w:rPr>
        <w:t xml:space="preserve">1,2 </w:t>
      </w:r>
      <w:r>
        <w:rPr>
          <w:rFonts w:ascii="Times New Roman" w:eastAsia="Times New Roman" w:hAnsi="Times New Roman" w:cs="Times New Roman"/>
          <w:b/>
          <w:sz w:val="24"/>
          <w:szCs w:val="24"/>
        </w:rPr>
        <w:t>/ Penguji</w:t>
      </w:r>
      <w:r>
        <w:rPr>
          <w:rFonts w:ascii="Times New Roman" w:eastAsia="Times New Roman" w:hAnsi="Times New Roman" w:cs="Times New Roman"/>
          <w:b/>
          <w:sz w:val="24"/>
          <w:szCs w:val="24"/>
          <w:vertAlign w:val="superscript"/>
        </w:rPr>
        <w:t>1,2</w:t>
      </w:r>
    </w:p>
    <w:p w14:paraId="00000119"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1A"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1B"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w:t>
      </w:r>
    </w:p>
    <w:p w14:paraId="0000011C"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NIP/NRK</w:t>
      </w:r>
    </w:p>
    <w:p w14:paraId="0000011D" w14:textId="77777777" w:rsidR="00CE7775" w:rsidRDefault="00000000">
      <w:pPr>
        <w:tabs>
          <w:tab w:val="left" w:pos="1554"/>
        </w:tabs>
        <w:spacing w:after="0" w:line="240" w:lineRule="auto"/>
        <w:ind w:left="114" w:right="38"/>
        <w:rPr>
          <w:rFonts w:ascii="Times New Roman" w:eastAsia="Times New Roman" w:hAnsi="Times New Roman" w:cs="Times New Roman"/>
          <w:b/>
          <w:sz w:val="18"/>
          <w:szCs w:val="18"/>
        </w:rPr>
      </w:pPr>
      <w:r>
        <w:rPr>
          <w:rFonts w:ascii="Times New Roman" w:eastAsia="Times New Roman" w:hAnsi="Times New Roman" w:cs="Times New Roman"/>
        </w:rPr>
        <w:t xml:space="preserve">Nilai </w:t>
      </w:r>
      <w:proofErr w:type="spellStart"/>
      <w:r>
        <w:rPr>
          <w:rFonts w:ascii="Times New Roman" w:eastAsia="Times New Roman" w:hAnsi="Times New Roman" w:cs="Times New Roman"/>
        </w:rPr>
        <w:t>Huruf</w:t>
      </w:r>
      <w:proofErr w:type="spellEnd"/>
      <w:r>
        <w:rPr>
          <w:rFonts w:ascii="Times New Roman" w:eastAsia="Times New Roman" w:hAnsi="Times New Roman" w:cs="Times New Roman"/>
        </w:rPr>
        <w:tab/>
        <w:t xml:space="preserve">: </w:t>
      </w:r>
      <w:r>
        <w:rPr>
          <w:rFonts w:ascii="Times New Roman" w:eastAsia="Times New Roman" w:hAnsi="Times New Roman" w:cs="Times New Roman"/>
          <w:b/>
        </w:rPr>
        <w:t xml:space="preserve">A / AB / B </w:t>
      </w:r>
    </w:p>
    <w:p w14:paraId="0000011E"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&gt;= </w:t>
      </w:r>
      <w:r>
        <w:rPr>
          <w:rFonts w:ascii="Times New Roman" w:eastAsia="Times New Roman" w:hAnsi="Times New Roman" w:cs="Times New Roman"/>
          <w:sz w:val="20"/>
          <w:szCs w:val="20"/>
        </w:rPr>
        <w:t xml:space="preserve">80 ; </w:t>
      </w:r>
      <w:r>
        <w:rPr>
          <w:rFonts w:ascii="Times New Roman" w:eastAsia="Times New Roman" w:hAnsi="Times New Roman" w:cs="Times New Roman"/>
          <w:b/>
          <w:sz w:val="20"/>
          <w:szCs w:val="20"/>
        </w:rPr>
        <w:t>AB &gt;= 72.5</w:t>
      </w:r>
      <w:r>
        <w:rPr>
          <w:rFonts w:ascii="Times New Roman" w:eastAsia="Times New Roman" w:hAnsi="Times New Roman" w:cs="Times New Roman"/>
          <w:sz w:val="20"/>
          <w:szCs w:val="20"/>
        </w:rPr>
        <w:t xml:space="preserve"> ; </w:t>
      </w:r>
      <w:r>
        <w:rPr>
          <w:rFonts w:ascii="Times New Roman" w:eastAsia="Times New Roman" w:hAnsi="Times New Roman" w:cs="Times New Roman"/>
          <w:b/>
          <w:sz w:val="20"/>
          <w:szCs w:val="20"/>
        </w:rPr>
        <w:t>B &gt;= 65</w:t>
      </w:r>
      <w:r>
        <w:rPr>
          <w:rFonts w:ascii="Times New Roman" w:eastAsia="Times New Roman" w:hAnsi="Times New Roman" w:cs="Times New Roman"/>
          <w:sz w:val="20"/>
          <w:szCs w:val="20"/>
        </w:rPr>
        <w:t xml:space="preserve"> )</w:t>
      </w:r>
    </w:p>
    <w:p w14:paraId="0000011F" w14:textId="77777777" w:rsidR="00CE7775" w:rsidRPr="006B0EBE" w:rsidRDefault="00000000">
      <w:pPr>
        <w:spacing w:after="0" w:line="240" w:lineRule="auto"/>
        <w:jc w:val="center"/>
        <w:rPr>
          <w:rFonts w:ascii="Times New Roman" w:eastAsia="Times New Roman" w:hAnsi="Times New Roman" w:cs="Times New Roman"/>
          <w:b/>
          <w:sz w:val="28"/>
          <w:szCs w:val="28"/>
          <w:lang w:val="sv-SE"/>
        </w:rPr>
      </w:pPr>
      <w:r>
        <w:br w:type="page"/>
      </w:r>
      <w:r w:rsidRPr="006B0EBE">
        <w:rPr>
          <w:rFonts w:ascii="Times New Roman" w:eastAsia="Times New Roman" w:hAnsi="Times New Roman" w:cs="Times New Roman"/>
          <w:b/>
          <w:sz w:val="28"/>
          <w:szCs w:val="28"/>
          <w:lang w:val="sv-SE"/>
        </w:rPr>
        <w:lastRenderedPageBreak/>
        <w:t>FORM PENILAIAN SIDANG AKHIR</w:t>
      </w:r>
    </w:p>
    <w:p w14:paraId="00000120" w14:textId="77777777" w:rsidR="00CE7775" w:rsidRPr="006B0EBE" w:rsidRDefault="00000000">
      <w:pPr>
        <w:spacing w:after="0" w:line="240" w:lineRule="auto"/>
        <w:jc w:val="center"/>
        <w:rPr>
          <w:rFonts w:ascii="Times New Roman" w:eastAsia="Times New Roman" w:hAnsi="Times New Roman" w:cs="Times New Roman"/>
          <w:b/>
          <w:sz w:val="24"/>
          <w:szCs w:val="24"/>
          <w:lang w:val="sv-SE"/>
        </w:rPr>
      </w:pPr>
      <w:r w:rsidRPr="006B0EBE">
        <w:rPr>
          <w:rFonts w:ascii="Times New Roman" w:eastAsia="Times New Roman" w:hAnsi="Times New Roman" w:cs="Times New Roman"/>
          <w:b/>
          <w:sz w:val="24"/>
          <w:szCs w:val="24"/>
          <w:lang w:val="sv-SE"/>
        </w:rPr>
        <w:t>PROGRAM STUDI TEKNIK INFORMATIKA</w:t>
      </w:r>
    </w:p>
    <w:p w14:paraId="00000121" w14:textId="77777777" w:rsidR="00CE7775" w:rsidRPr="006B0EBE" w:rsidRDefault="00000000">
      <w:pPr>
        <w:spacing w:after="0" w:line="240" w:lineRule="auto"/>
        <w:jc w:val="center"/>
        <w:rPr>
          <w:rFonts w:ascii="Times New Roman" w:eastAsia="Times New Roman" w:hAnsi="Times New Roman" w:cs="Times New Roman"/>
          <w:b/>
          <w:sz w:val="24"/>
          <w:szCs w:val="24"/>
          <w:lang w:val="sv-SE"/>
        </w:rPr>
      </w:pPr>
      <w:r w:rsidRPr="006B0EBE">
        <w:rPr>
          <w:rFonts w:ascii="Times New Roman" w:eastAsia="Times New Roman" w:hAnsi="Times New Roman" w:cs="Times New Roman"/>
          <w:b/>
          <w:sz w:val="24"/>
          <w:szCs w:val="24"/>
          <w:lang w:val="sv-SE"/>
        </w:rPr>
        <w:t>FAKULTAS TEKNOLOGI INDUSTRI</w:t>
      </w:r>
    </w:p>
    <w:p w14:paraId="00000122" w14:textId="77777777" w:rsidR="00CE7775" w:rsidRPr="006B0EBE" w:rsidRDefault="00000000">
      <w:pPr>
        <w:spacing w:after="0" w:line="240" w:lineRule="auto"/>
        <w:jc w:val="center"/>
        <w:rPr>
          <w:rFonts w:ascii="Times New Roman" w:eastAsia="Times New Roman" w:hAnsi="Times New Roman" w:cs="Times New Roman"/>
          <w:b/>
          <w:sz w:val="24"/>
          <w:szCs w:val="24"/>
          <w:lang w:val="sv-SE"/>
        </w:rPr>
      </w:pPr>
      <w:r w:rsidRPr="006B0EBE">
        <w:rPr>
          <w:rFonts w:ascii="Times New Roman" w:eastAsia="Times New Roman" w:hAnsi="Times New Roman" w:cs="Times New Roman"/>
          <w:b/>
          <w:sz w:val="24"/>
          <w:szCs w:val="24"/>
          <w:lang w:val="sv-SE"/>
        </w:rPr>
        <w:t>INSTITUT TEKNOLOGI SUMATERA</w:t>
      </w:r>
    </w:p>
    <w:p w14:paraId="00000123" w14:textId="77777777" w:rsidR="00CE7775" w:rsidRPr="006B0EBE" w:rsidRDefault="00CE7775">
      <w:pPr>
        <w:widowControl w:val="0"/>
        <w:pBdr>
          <w:top w:val="nil"/>
          <w:left w:val="nil"/>
          <w:bottom w:val="nil"/>
          <w:right w:val="nil"/>
          <w:between w:val="nil"/>
        </w:pBdr>
        <w:spacing w:before="9" w:after="0" w:line="240" w:lineRule="auto"/>
        <w:rPr>
          <w:rFonts w:ascii="Times New Roman" w:eastAsia="Times New Roman" w:hAnsi="Times New Roman" w:cs="Times New Roman"/>
          <w:b/>
          <w:color w:val="FF0000"/>
          <w:sz w:val="18"/>
          <w:szCs w:val="18"/>
          <w:lang w:val="sv-SE"/>
        </w:rPr>
      </w:pPr>
    </w:p>
    <w:p w14:paraId="474A8C41" w14:textId="77777777" w:rsidR="006B0EBE" w:rsidRPr="005F4402" w:rsidRDefault="006B0EBE" w:rsidP="006B0EBE">
      <w:pPr>
        <w:widowControl w:val="0"/>
        <w:pBdr>
          <w:top w:val="nil"/>
          <w:left w:val="nil"/>
          <w:bottom w:val="nil"/>
          <w:right w:val="nil"/>
          <w:between w:val="nil"/>
        </w:pBdr>
        <w:spacing w:before="1" w:after="0" w:line="331"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Nama</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 Mu</w:t>
      </w:r>
      <w:r>
        <w:rPr>
          <w:rFonts w:ascii="Times New Roman" w:eastAsia="Times New Roman" w:hAnsi="Times New Roman" w:cs="Times New Roman"/>
          <w:lang w:val="sv-SE"/>
        </w:rPr>
        <w:t>hammad Yusuf</w:t>
      </w:r>
    </w:p>
    <w:p w14:paraId="11F369F1" w14:textId="77777777" w:rsidR="006B0EBE" w:rsidRPr="005F4402" w:rsidRDefault="006B0EBE" w:rsidP="006B0EBE">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NIM</w:t>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r>
      <w:r w:rsidRPr="005F4402">
        <w:rPr>
          <w:rFonts w:ascii="Times New Roman" w:eastAsia="Times New Roman" w:hAnsi="Times New Roman" w:cs="Times New Roman"/>
          <w:lang w:val="sv-SE"/>
        </w:rPr>
        <w:tab/>
        <w:t>:</w:t>
      </w:r>
      <w:r>
        <w:rPr>
          <w:rFonts w:ascii="Times New Roman" w:eastAsia="Times New Roman" w:hAnsi="Times New Roman" w:cs="Times New Roman"/>
          <w:lang w:val="sv-SE"/>
        </w:rPr>
        <w:t xml:space="preserve"> 122140193</w:t>
      </w:r>
    </w:p>
    <w:p w14:paraId="4233EB3D" w14:textId="77777777" w:rsidR="006B0EBE" w:rsidRPr="005F4402" w:rsidRDefault="006B0EBE" w:rsidP="006B0EBE">
      <w:pPr>
        <w:widowControl w:val="0"/>
        <w:pBdr>
          <w:top w:val="nil"/>
          <w:left w:val="nil"/>
          <w:bottom w:val="nil"/>
          <w:right w:val="nil"/>
          <w:between w:val="nil"/>
        </w:pBdr>
        <w:spacing w:after="0" w:line="297" w:lineRule="auto"/>
        <w:ind w:left="114"/>
        <w:rPr>
          <w:rFonts w:ascii="Times New Roman" w:eastAsia="Times New Roman" w:hAnsi="Times New Roman" w:cs="Times New Roman"/>
          <w:lang w:val="sv-SE"/>
        </w:rPr>
      </w:pPr>
      <w:r w:rsidRPr="005F4402">
        <w:rPr>
          <w:rFonts w:ascii="Times New Roman" w:eastAsia="Times New Roman" w:hAnsi="Times New Roman" w:cs="Times New Roman"/>
          <w:lang w:val="sv-SE"/>
        </w:rPr>
        <w:t>Judul Tugas Akhir</w:t>
      </w:r>
      <w:r w:rsidRPr="005F4402">
        <w:rPr>
          <w:rFonts w:ascii="Times New Roman" w:eastAsia="Times New Roman" w:hAnsi="Times New Roman" w:cs="Times New Roman"/>
          <w:lang w:val="sv-SE"/>
        </w:rPr>
        <w:tab/>
        <w:t>:</w:t>
      </w:r>
      <w:r>
        <w:rPr>
          <w:rFonts w:ascii="Times New Roman" w:eastAsia="Times New Roman" w:hAnsi="Times New Roman" w:cs="Times New Roman"/>
          <w:lang w:val="sv-SE"/>
        </w:rPr>
        <w:t xml:space="preserve"> </w:t>
      </w:r>
      <w:r w:rsidRPr="00BE09E7">
        <w:rPr>
          <w:rFonts w:ascii="Times New Roman" w:eastAsia="Times New Roman" w:hAnsi="Times New Roman" w:cs="Times New Roman"/>
          <w:lang w:val="sv-SE"/>
        </w:rPr>
        <w:t xml:space="preserve">PENGEMBANGAN ULANG </w:t>
      </w:r>
      <w:r w:rsidRPr="003A717B">
        <w:rPr>
          <w:rFonts w:ascii="Times New Roman" w:eastAsia="Times New Roman" w:hAnsi="Times New Roman" w:cs="Times New Roman"/>
          <w:i/>
          <w:iCs/>
          <w:lang w:val="sv-SE"/>
        </w:rPr>
        <w:t>FRONT-END DASHBOARD</w:t>
      </w:r>
      <w:r w:rsidRPr="00BE09E7">
        <w:rPr>
          <w:rFonts w:ascii="Times New Roman" w:eastAsia="Times New Roman" w:hAnsi="Times New Roman" w:cs="Times New Roman"/>
          <w:lang w:val="sv-SE"/>
        </w:rPr>
        <w:t xml:space="preserve"> IOT </w:t>
      </w:r>
      <w:r w:rsidRPr="003A717B">
        <w:rPr>
          <w:rFonts w:ascii="Times New Roman" w:eastAsia="Times New Roman" w:hAnsi="Times New Roman" w:cs="Times New Roman"/>
          <w:i/>
          <w:iCs/>
          <w:lang w:val="sv-SE"/>
        </w:rPr>
        <w:t>GREENHOUSE</w:t>
      </w:r>
      <w:r w:rsidRPr="00BE09E7">
        <w:rPr>
          <w:rFonts w:ascii="Times New Roman" w:eastAsia="Times New Roman" w:hAnsi="Times New Roman" w:cs="Times New Roman"/>
          <w:lang w:val="sv-SE"/>
        </w:rPr>
        <w:t xml:space="preserve"> KEBUN RAYA ITERA DENGAN METODE WATERFALL</w:t>
      </w:r>
    </w:p>
    <w:p w14:paraId="00000127" w14:textId="77777777" w:rsidR="00CE7775" w:rsidRDefault="00CE7775">
      <w:pPr>
        <w:widowControl w:val="0"/>
        <w:pBdr>
          <w:top w:val="nil"/>
          <w:left w:val="nil"/>
          <w:bottom w:val="nil"/>
          <w:right w:val="nil"/>
          <w:between w:val="nil"/>
        </w:pBdr>
        <w:tabs>
          <w:tab w:val="left" w:pos="2274"/>
        </w:tabs>
        <w:spacing w:after="0" w:line="330" w:lineRule="auto"/>
        <w:ind w:left="114"/>
        <w:rPr>
          <w:rFonts w:ascii="Times New Roman" w:eastAsia="Times New Roman" w:hAnsi="Times New Roman" w:cs="Times New Roman"/>
          <w:color w:val="FF0000"/>
        </w:rPr>
      </w:pPr>
    </w:p>
    <w:tbl>
      <w:tblPr>
        <w:tblStyle w:val="afffe"/>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14:paraId="7A6A23AC" w14:textId="77777777">
        <w:trPr>
          <w:trHeight w:val="454"/>
        </w:trPr>
        <w:tc>
          <w:tcPr>
            <w:tcW w:w="729" w:type="dxa"/>
            <w:vAlign w:val="center"/>
          </w:tcPr>
          <w:p w14:paraId="00000128" w14:textId="77777777" w:rsidR="00CE7775" w:rsidRDefault="00000000" w:rsidP="00E4365B">
            <w:pPr>
              <w:widowControl w:val="0"/>
              <w:ind w:left="-120" w:right="-96"/>
              <w:jc w:val="center"/>
              <w:rPr>
                <w:rFonts w:ascii="Times New Roman" w:eastAsia="Times New Roman" w:hAnsi="Times New Roman" w:cs="Times New Roman"/>
                <w:b/>
              </w:rPr>
            </w:pPr>
            <w:r>
              <w:rPr>
                <w:rFonts w:ascii="Times New Roman" w:eastAsia="Times New Roman" w:hAnsi="Times New Roman" w:cs="Times New Roman"/>
                <w:b/>
              </w:rPr>
              <w:t>No</w:t>
            </w:r>
          </w:p>
        </w:tc>
        <w:tc>
          <w:tcPr>
            <w:tcW w:w="7952" w:type="dxa"/>
            <w:vAlign w:val="center"/>
          </w:tcPr>
          <w:p w14:paraId="00000129" w14:textId="77777777" w:rsidR="00CE7775" w:rsidRDefault="00000000">
            <w:pPr>
              <w:widowControl w:val="0"/>
              <w:ind w:left="2100" w:right="2092"/>
              <w:jc w:val="center"/>
              <w:rPr>
                <w:rFonts w:ascii="Times New Roman" w:eastAsia="Times New Roman" w:hAnsi="Times New Roman" w:cs="Times New Roman"/>
                <w:b/>
              </w:rPr>
            </w:pPr>
            <w:proofErr w:type="spellStart"/>
            <w:r>
              <w:rPr>
                <w:rFonts w:ascii="Times New Roman" w:eastAsia="Times New Roman" w:hAnsi="Times New Roman" w:cs="Times New Roman"/>
                <w:b/>
              </w:rPr>
              <w:t>Poin</w:t>
            </w:r>
            <w:proofErr w:type="spellEnd"/>
            <w:r>
              <w:rPr>
                <w:rFonts w:ascii="Times New Roman" w:eastAsia="Times New Roman" w:hAnsi="Times New Roman" w:cs="Times New Roman"/>
                <w:b/>
              </w:rPr>
              <w:t xml:space="preserve"> </w:t>
            </w:r>
            <w:proofErr w:type="spellStart"/>
            <w:r>
              <w:rPr>
                <w:rFonts w:ascii="Times New Roman" w:eastAsia="Times New Roman" w:hAnsi="Times New Roman" w:cs="Times New Roman"/>
                <w:b/>
              </w:rPr>
              <w:t>penilaian</w:t>
            </w:r>
            <w:proofErr w:type="spellEnd"/>
          </w:p>
        </w:tc>
        <w:tc>
          <w:tcPr>
            <w:tcW w:w="1175" w:type="dxa"/>
            <w:vAlign w:val="center"/>
          </w:tcPr>
          <w:p w14:paraId="0000012A" w14:textId="77777777" w:rsidR="00CE7775" w:rsidRDefault="00000000">
            <w:pPr>
              <w:widowControl w:val="0"/>
              <w:jc w:val="center"/>
              <w:rPr>
                <w:rFonts w:ascii="Times New Roman" w:eastAsia="Times New Roman" w:hAnsi="Times New Roman" w:cs="Times New Roman"/>
                <w:b/>
              </w:rPr>
            </w:pPr>
            <w:r>
              <w:rPr>
                <w:rFonts w:ascii="Times New Roman" w:eastAsia="Times New Roman" w:hAnsi="Times New Roman" w:cs="Times New Roman"/>
                <w:b/>
              </w:rPr>
              <w:t>Nilai Angka</w:t>
            </w:r>
          </w:p>
        </w:tc>
      </w:tr>
      <w:tr w:rsidR="00CE7775" w:rsidRPr="002D267C" w14:paraId="54E77598" w14:textId="77777777">
        <w:trPr>
          <w:trHeight w:val="546"/>
        </w:trPr>
        <w:tc>
          <w:tcPr>
            <w:tcW w:w="729" w:type="dxa"/>
            <w:vAlign w:val="center"/>
          </w:tcPr>
          <w:p w14:paraId="0000012B"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7952" w:type="dxa"/>
            <w:vAlign w:val="center"/>
          </w:tcPr>
          <w:p w14:paraId="0000012C"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Latar Belakang dan Landasan Teori (Bobot 15)</w:t>
            </w:r>
          </w:p>
          <w:p w14:paraId="0000012D"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laporan akhir menyajikan kembali konteks, masalah, dan tujuan penelitian secara runut dan meyakinkan berdasarkan penelitian yang telah dilakukan?</w:t>
            </w:r>
          </w:p>
          <w:p w14:paraId="0000012E"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kajian pustaka yang disajikan komprehensif, mutakhir, dan secara efektif memposisikan kontribusi penelitian ini terhadap studi-studi sebelumnya?</w:t>
            </w:r>
          </w:p>
          <w:p w14:paraId="0000012F"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kerangka teori/konsep yang digunakan terbukti relevan dan diterapkan secara konsisten dalam analisis dan pembahasan?</w:t>
            </w:r>
          </w:p>
        </w:tc>
        <w:tc>
          <w:tcPr>
            <w:tcW w:w="1175" w:type="dxa"/>
            <w:vAlign w:val="center"/>
          </w:tcPr>
          <w:p w14:paraId="00000130"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2D267C" w14:paraId="4E9728A7" w14:textId="77777777">
        <w:trPr>
          <w:trHeight w:val="568"/>
        </w:trPr>
        <w:tc>
          <w:tcPr>
            <w:tcW w:w="729" w:type="dxa"/>
            <w:vAlign w:val="center"/>
          </w:tcPr>
          <w:p w14:paraId="00000131"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7952" w:type="dxa"/>
            <w:vAlign w:val="center"/>
          </w:tcPr>
          <w:p w14:paraId="00000132" w14:textId="77777777" w:rsidR="00CE7775" w:rsidRDefault="00000000">
            <w:pPr>
              <w:widowControl w:val="0"/>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Metode </w:t>
            </w:r>
            <w:proofErr w:type="spellStart"/>
            <w:r>
              <w:rPr>
                <w:rFonts w:ascii="Times New Roman" w:eastAsia="Times New Roman" w:hAnsi="Times New Roman" w:cs="Times New Roman"/>
                <w:b/>
                <w:sz w:val="24"/>
                <w:szCs w:val="24"/>
              </w:rPr>
              <w:t>Penelitian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10)</w:t>
            </w:r>
          </w:p>
          <w:p w14:paraId="00000133"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metode penelitian yang direncanakan telah dilaksanakan secara sistematis, konsisten, dan dapat dipertanggungjawabkan?</w:t>
            </w:r>
          </w:p>
          <w:p w14:paraId="00000134"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proses pengumpulan dan pengolahan data dijelaskan dengan transparan, termasuk kendala yang dihadapi dan cara mengatasinya?</w:t>
            </w:r>
          </w:p>
          <w:p w14:paraId="00000135"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langkah-langkah untuk menjamin validitas dan reliabilitas hasil penelitian telah dilakukan dengan tepat dan dijelaskan dengan baik?</w:t>
            </w:r>
          </w:p>
        </w:tc>
        <w:tc>
          <w:tcPr>
            <w:tcW w:w="1175" w:type="dxa"/>
            <w:vAlign w:val="center"/>
          </w:tcPr>
          <w:p w14:paraId="00000136" w14:textId="77777777" w:rsidR="00CE7775" w:rsidRPr="00DD6093" w:rsidRDefault="00CE7775">
            <w:pPr>
              <w:widowControl w:val="0"/>
              <w:jc w:val="center"/>
              <w:rPr>
                <w:rFonts w:ascii="Times New Roman" w:eastAsia="Times New Roman" w:hAnsi="Times New Roman" w:cs="Times New Roman"/>
                <w:sz w:val="20"/>
                <w:szCs w:val="20"/>
                <w:lang w:val="sv-SE"/>
              </w:rPr>
            </w:pPr>
          </w:p>
        </w:tc>
      </w:tr>
    </w:tbl>
    <w:p w14:paraId="00000137" w14:textId="77777777" w:rsidR="00CE7775" w:rsidRPr="00DD6093" w:rsidRDefault="00000000">
      <w:pPr>
        <w:rPr>
          <w:rFonts w:ascii="Times New Roman" w:eastAsia="Times New Roman" w:hAnsi="Times New Roman" w:cs="Times New Roman"/>
          <w:lang w:val="sv-SE"/>
        </w:rPr>
      </w:pPr>
      <w:r w:rsidRPr="00DD6093">
        <w:rPr>
          <w:lang w:val="sv-SE"/>
        </w:rPr>
        <w:br w:type="page"/>
      </w:r>
    </w:p>
    <w:tbl>
      <w:tblPr>
        <w:tblStyle w:val="affff"/>
        <w:tblpPr w:leftFromText="180" w:rightFromText="180" w:topFromText="180" w:bottomFromText="180" w:vertAnchor="text" w:tblpX="165"/>
        <w:tblW w:w="9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9"/>
        <w:gridCol w:w="7952"/>
        <w:gridCol w:w="1175"/>
      </w:tblGrid>
      <w:tr w:rsidR="00CE7775" w:rsidRPr="002D267C" w14:paraId="17FF5FBE" w14:textId="77777777">
        <w:trPr>
          <w:trHeight w:val="567"/>
        </w:trPr>
        <w:tc>
          <w:tcPr>
            <w:tcW w:w="729" w:type="dxa"/>
            <w:vAlign w:val="center"/>
          </w:tcPr>
          <w:p w14:paraId="00000138"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7952" w:type="dxa"/>
            <w:vAlign w:val="center"/>
          </w:tcPr>
          <w:p w14:paraId="00000139" w14:textId="77777777" w:rsidR="00CE7775" w:rsidRDefault="00000000">
            <w:pPr>
              <w:widowControl w:val="0"/>
              <w:ind w:left="107"/>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Hasil, </w:t>
            </w:r>
            <w:proofErr w:type="spellStart"/>
            <w:r>
              <w:rPr>
                <w:rFonts w:ascii="Times New Roman" w:eastAsia="Times New Roman" w:hAnsi="Times New Roman" w:cs="Times New Roman"/>
                <w:b/>
                <w:sz w:val="24"/>
                <w:szCs w:val="24"/>
              </w:rPr>
              <w:t>Analisis</w:t>
            </w:r>
            <w:proofErr w:type="spellEnd"/>
            <w:r>
              <w:rPr>
                <w:rFonts w:ascii="Times New Roman" w:eastAsia="Times New Roman" w:hAnsi="Times New Roman" w:cs="Times New Roman"/>
                <w:b/>
                <w:sz w:val="24"/>
                <w:szCs w:val="24"/>
              </w:rPr>
              <w:t xml:space="preserve">, dan </w:t>
            </w:r>
            <w:proofErr w:type="spellStart"/>
            <w:r>
              <w:rPr>
                <w:rFonts w:ascii="Times New Roman" w:eastAsia="Times New Roman" w:hAnsi="Times New Roman" w:cs="Times New Roman"/>
                <w:b/>
                <w:sz w:val="24"/>
                <w:szCs w:val="24"/>
              </w:rPr>
              <w:t>Pembahasan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Bobot</w:t>
            </w:r>
            <w:proofErr w:type="spellEnd"/>
            <w:r>
              <w:rPr>
                <w:rFonts w:ascii="Times New Roman" w:eastAsia="Times New Roman" w:hAnsi="Times New Roman" w:cs="Times New Roman"/>
                <w:b/>
                <w:sz w:val="24"/>
                <w:szCs w:val="24"/>
              </w:rPr>
              <w:t xml:space="preserve"> 35)</w:t>
            </w:r>
          </w:p>
          <w:p w14:paraId="0000013A"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hasil penelitian disajikan dengan jelas, sistematis, dan didukung oleh visualisasi (tabel, grafik, gambar) yang efektif?</w:t>
            </w:r>
          </w:p>
          <w:p w14:paraId="0000013B"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analisis yang dilakukan tajam, mendalam, dan berhasil menjawab pertanyaan penelitian yang diajukan?</w:t>
            </w:r>
          </w:p>
          <w:p w14:paraId="0000013C"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implikasi (teoretis/praktis) dari temuan dibahas dengan baik dan apakah penulis menyadari serta menjelaskan keterbatasan penelitiannya?</w:t>
            </w:r>
          </w:p>
          <w:p w14:paraId="0000013D"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penulis mampu membahas temuan, mengaitkannya kembali dengan landasan teori dan studi sebelumnya, serta menginterpretasikan maknanya?</w:t>
            </w:r>
          </w:p>
        </w:tc>
        <w:tc>
          <w:tcPr>
            <w:tcW w:w="1175" w:type="dxa"/>
            <w:vAlign w:val="center"/>
          </w:tcPr>
          <w:p w14:paraId="0000013E"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2D267C" w14:paraId="3B08C408" w14:textId="77777777">
        <w:trPr>
          <w:trHeight w:val="568"/>
        </w:trPr>
        <w:tc>
          <w:tcPr>
            <w:tcW w:w="729" w:type="dxa"/>
            <w:vAlign w:val="center"/>
          </w:tcPr>
          <w:p w14:paraId="0000013F"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7952" w:type="dxa"/>
            <w:vAlign w:val="center"/>
          </w:tcPr>
          <w:p w14:paraId="00000140"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Kesimpulan dan Kontribusi Penelitian (Bobot 10)</w:t>
            </w:r>
          </w:p>
          <w:p w14:paraId="00000141"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kesimpulan yang ditarik didasarkan sepenuhnya pada hasil analisis dan menjawab tujuan penelitian secara langsung?</w:t>
            </w:r>
          </w:p>
          <w:p w14:paraId="00000142"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kontribusi penelitian (baik teoretis, metodologis, maupun praktis) dinyatakan secara eksplisit dan meyakinkan?</w:t>
            </w:r>
          </w:p>
          <w:p w14:paraId="00000143"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saran yang diberikan relevan, spesifik, dan berdasarkan pada keterbatasan atau temuan penelitian?</w:t>
            </w:r>
          </w:p>
        </w:tc>
        <w:tc>
          <w:tcPr>
            <w:tcW w:w="1175" w:type="dxa"/>
            <w:vAlign w:val="center"/>
          </w:tcPr>
          <w:p w14:paraId="00000144"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rsidRPr="002D267C" w14:paraId="5A552FBC" w14:textId="77777777">
        <w:trPr>
          <w:trHeight w:val="568"/>
        </w:trPr>
        <w:tc>
          <w:tcPr>
            <w:tcW w:w="729" w:type="dxa"/>
            <w:vAlign w:val="center"/>
          </w:tcPr>
          <w:p w14:paraId="00000145" w14:textId="77777777" w:rsidR="00CE7775" w:rsidRDefault="00000000">
            <w:pPr>
              <w:widowControl w:val="0"/>
              <w:ind w:left="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7952" w:type="dxa"/>
            <w:vAlign w:val="center"/>
          </w:tcPr>
          <w:p w14:paraId="00000146" w14:textId="77777777" w:rsidR="00CE7775" w:rsidRPr="00DD6093" w:rsidRDefault="00000000">
            <w:pPr>
              <w:widowControl w:val="0"/>
              <w:ind w:left="107"/>
              <w:rPr>
                <w:rFonts w:ascii="Times New Roman" w:eastAsia="Times New Roman" w:hAnsi="Times New Roman" w:cs="Times New Roman"/>
                <w:b/>
                <w:sz w:val="24"/>
                <w:szCs w:val="24"/>
                <w:lang w:val="sv-SE"/>
              </w:rPr>
            </w:pPr>
            <w:r w:rsidRPr="00DD6093">
              <w:rPr>
                <w:rFonts w:ascii="Times New Roman" w:eastAsia="Times New Roman" w:hAnsi="Times New Roman" w:cs="Times New Roman"/>
                <w:b/>
                <w:sz w:val="24"/>
                <w:szCs w:val="24"/>
                <w:lang w:val="sv-SE"/>
              </w:rPr>
              <w:t>Presentasi dan Penguasaan Hasil (Bobot 20)</w:t>
            </w:r>
          </w:p>
          <w:p w14:paraId="00000147"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materi presentasi disajikan secara logis, ringkas, jelas, dan dalam alokasi waktu yang ditentukan?</w:t>
            </w:r>
          </w:p>
          <w:p w14:paraId="00000148"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menunjukkan pemahaman yang mendalam atas keseluruhan aspek penelitiannya, dari latar belakang hingga kesimpulan?</w:t>
            </w:r>
          </w:p>
          <w:p w14:paraId="00000149" w14:textId="77777777" w:rsidR="00CE7775" w:rsidRPr="00DD6093" w:rsidRDefault="00000000">
            <w:pPr>
              <w:widowControl w:val="0"/>
              <w:numPr>
                <w:ilvl w:val="0"/>
                <w:numId w:val="20"/>
              </w:numPr>
              <w:spacing w:after="0" w:line="240" w:lineRule="auto"/>
              <w:ind w:hanging="358"/>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Apakah mahasiswa mampu menjawab pertanyaan penguji dengan lugas, logis, dan mempertahankan argumen penelitiannya secara ilmiah?</w:t>
            </w:r>
          </w:p>
        </w:tc>
        <w:tc>
          <w:tcPr>
            <w:tcW w:w="1175" w:type="dxa"/>
            <w:vAlign w:val="center"/>
          </w:tcPr>
          <w:p w14:paraId="0000014A" w14:textId="77777777" w:rsidR="00CE7775" w:rsidRPr="00DD6093" w:rsidRDefault="00CE7775">
            <w:pPr>
              <w:widowControl w:val="0"/>
              <w:jc w:val="center"/>
              <w:rPr>
                <w:rFonts w:ascii="Times New Roman" w:eastAsia="Times New Roman" w:hAnsi="Times New Roman" w:cs="Times New Roman"/>
                <w:sz w:val="20"/>
                <w:szCs w:val="20"/>
                <w:lang w:val="sv-SE"/>
              </w:rPr>
            </w:pPr>
          </w:p>
        </w:tc>
      </w:tr>
      <w:tr w:rsidR="00CE7775" w14:paraId="11152E6B" w14:textId="77777777">
        <w:trPr>
          <w:trHeight w:val="400"/>
        </w:trPr>
        <w:tc>
          <w:tcPr>
            <w:tcW w:w="8681" w:type="dxa"/>
            <w:gridSpan w:val="2"/>
            <w:vAlign w:val="center"/>
          </w:tcPr>
          <w:p w14:paraId="0000014B" w14:textId="77777777" w:rsidR="00CE7775" w:rsidRDefault="00000000">
            <w:pPr>
              <w:widowControl w:val="0"/>
              <w:ind w:left="2734" w:right="2726"/>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Nilai Akhir</w:t>
            </w:r>
            <w:r>
              <w:rPr>
                <w:rFonts w:ascii="Times New Roman" w:eastAsia="Times New Roman" w:hAnsi="Times New Roman" w:cs="Times New Roman"/>
                <w:b/>
                <w:sz w:val="28"/>
                <w:szCs w:val="28"/>
              </w:rPr>
              <w:br/>
              <w:t>(</w:t>
            </w:r>
            <w:proofErr w:type="spellStart"/>
            <w:r>
              <w:rPr>
                <w:rFonts w:ascii="Times New Roman" w:eastAsia="Times New Roman" w:hAnsi="Times New Roman" w:cs="Times New Roman"/>
                <w:b/>
                <w:sz w:val="28"/>
                <w:szCs w:val="28"/>
              </w:rPr>
              <w:t>Dengan</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Pembobotan</w:t>
            </w:r>
            <w:proofErr w:type="spellEnd"/>
            <w:r>
              <w:rPr>
                <w:rFonts w:ascii="Times New Roman" w:eastAsia="Times New Roman" w:hAnsi="Times New Roman" w:cs="Times New Roman"/>
                <w:b/>
                <w:sz w:val="28"/>
                <w:szCs w:val="28"/>
              </w:rPr>
              <w:t>)</w:t>
            </w:r>
          </w:p>
        </w:tc>
        <w:tc>
          <w:tcPr>
            <w:tcW w:w="1175" w:type="dxa"/>
            <w:vAlign w:val="center"/>
          </w:tcPr>
          <w:p w14:paraId="0000014D" w14:textId="77777777" w:rsidR="00CE7775" w:rsidRDefault="00CE7775">
            <w:pPr>
              <w:widowControl w:val="0"/>
              <w:jc w:val="center"/>
              <w:rPr>
                <w:rFonts w:ascii="Times New Roman" w:eastAsia="Times New Roman" w:hAnsi="Times New Roman" w:cs="Times New Roman"/>
                <w:sz w:val="20"/>
                <w:szCs w:val="20"/>
              </w:rPr>
            </w:pPr>
          </w:p>
        </w:tc>
      </w:tr>
    </w:tbl>
    <w:p w14:paraId="0000014E" w14:textId="77777777" w:rsidR="00CE7775" w:rsidRDefault="00000000">
      <w:pPr>
        <w:widowControl w:val="0"/>
        <w:pBdr>
          <w:top w:val="nil"/>
          <w:left w:val="nil"/>
          <w:bottom w:val="nil"/>
          <w:right w:val="nil"/>
          <w:between w:val="nil"/>
        </w:pBdr>
        <w:spacing w:after="0" w:line="240" w:lineRule="auto"/>
        <w:ind w:left="5103"/>
        <w:rPr>
          <w:rFonts w:ascii="Times New Roman" w:eastAsia="Times New Roman" w:hAnsi="Times New Roman" w:cs="Times New Roman"/>
          <w:sz w:val="24"/>
          <w:szCs w:val="24"/>
        </w:rPr>
      </w:pPr>
      <w:bookmarkStart w:id="1" w:name="bookmark=id.m2cvkwvciv6b" w:colFirst="0" w:colLast="0"/>
      <w:bookmarkEnd w:id="1"/>
      <w:r>
        <w:rPr>
          <w:rFonts w:ascii="Times New Roman" w:eastAsia="Times New Roman" w:hAnsi="Times New Roman" w:cs="Times New Roman"/>
          <w:sz w:val="24"/>
          <w:szCs w:val="24"/>
        </w:rPr>
        <w:t>Lampung Selatan, …………………………2025</w:t>
      </w:r>
    </w:p>
    <w:p w14:paraId="0000014F" w14:textId="77777777" w:rsidR="00CE7775" w:rsidRDefault="00000000">
      <w:pPr>
        <w:spacing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Pembimbing</w:t>
      </w:r>
      <w:r>
        <w:rPr>
          <w:rFonts w:ascii="Times New Roman" w:eastAsia="Times New Roman" w:hAnsi="Times New Roman" w:cs="Times New Roman"/>
          <w:b/>
          <w:sz w:val="24"/>
          <w:szCs w:val="24"/>
          <w:vertAlign w:val="superscript"/>
        </w:rPr>
        <w:t xml:space="preserve">1,2 </w:t>
      </w:r>
      <w:r>
        <w:rPr>
          <w:rFonts w:ascii="Times New Roman" w:eastAsia="Times New Roman" w:hAnsi="Times New Roman" w:cs="Times New Roman"/>
          <w:b/>
          <w:sz w:val="24"/>
          <w:szCs w:val="24"/>
        </w:rPr>
        <w:t>/ Penguji</w:t>
      </w:r>
      <w:r>
        <w:rPr>
          <w:rFonts w:ascii="Times New Roman" w:eastAsia="Times New Roman" w:hAnsi="Times New Roman" w:cs="Times New Roman"/>
          <w:b/>
          <w:sz w:val="24"/>
          <w:szCs w:val="24"/>
          <w:vertAlign w:val="superscript"/>
        </w:rPr>
        <w:t>1,2</w:t>
      </w:r>
    </w:p>
    <w:p w14:paraId="00000150"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51" w14:textId="77777777" w:rsidR="00CE7775" w:rsidRDefault="00CE7775">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p>
    <w:p w14:paraId="00000152"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Nama</w:t>
      </w:r>
    </w:p>
    <w:p w14:paraId="00000153" w14:textId="77777777" w:rsidR="00CE7775" w:rsidRDefault="00000000">
      <w:pPr>
        <w:widowControl w:val="0"/>
        <w:pBdr>
          <w:top w:val="nil"/>
          <w:left w:val="nil"/>
          <w:bottom w:val="nil"/>
          <w:right w:val="nil"/>
          <w:between w:val="nil"/>
        </w:pBdr>
        <w:spacing w:after="0" w:line="240" w:lineRule="auto"/>
        <w:ind w:left="5077"/>
        <w:rPr>
          <w:rFonts w:ascii="Times New Roman" w:eastAsia="Times New Roman" w:hAnsi="Times New Roman" w:cs="Times New Roman"/>
          <w:b/>
          <w:sz w:val="24"/>
          <w:szCs w:val="24"/>
        </w:rPr>
      </w:pPr>
      <w:r>
        <w:rPr>
          <w:rFonts w:ascii="Times New Roman" w:eastAsia="Times New Roman" w:hAnsi="Times New Roman" w:cs="Times New Roman"/>
          <w:b/>
          <w:sz w:val="24"/>
          <w:szCs w:val="24"/>
        </w:rPr>
        <w:t>NIP/NRK</w:t>
      </w:r>
    </w:p>
    <w:p w14:paraId="00000154" w14:textId="77777777" w:rsidR="00CE7775" w:rsidRDefault="00000000">
      <w:pPr>
        <w:tabs>
          <w:tab w:val="left" w:pos="1554"/>
        </w:tabs>
        <w:spacing w:after="0" w:line="240" w:lineRule="auto"/>
        <w:ind w:left="114" w:right="38"/>
        <w:rPr>
          <w:rFonts w:ascii="Times New Roman" w:eastAsia="Times New Roman" w:hAnsi="Times New Roman" w:cs="Times New Roman"/>
          <w:b/>
          <w:sz w:val="18"/>
          <w:szCs w:val="18"/>
        </w:rPr>
      </w:pPr>
      <w:r>
        <w:rPr>
          <w:rFonts w:ascii="Times New Roman" w:eastAsia="Times New Roman" w:hAnsi="Times New Roman" w:cs="Times New Roman"/>
        </w:rPr>
        <w:t xml:space="preserve">Nilai </w:t>
      </w:r>
      <w:proofErr w:type="spellStart"/>
      <w:r>
        <w:rPr>
          <w:rFonts w:ascii="Times New Roman" w:eastAsia="Times New Roman" w:hAnsi="Times New Roman" w:cs="Times New Roman"/>
        </w:rPr>
        <w:t>Huruf</w:t>
      </w:r>
      <w:proofErr w:type="spellEnd"/>
      <w:r>
        <w:rPr>
          <w:rFonts w:ascii="Times New Roman" w:eastAsia="Times New Roman" w:hAnsi="Times New Roman" w:cs="Times New Roman"/>
        </w:rPr>
        <w:tab/>
        <w:t xml:space="preserve">: </w:t>
      </w:r>
      <w:r>
        <w:rPr>
          <w:rFonts w:ascii="Times New Roman" w:eastAsia="Times New Roman" w:hAnsi="Times New Roman" w:cs="Times New Roman"/>
          <w:b/>
        </w:rPr>
        <w:t xml:space="preserve">A / AB / B </w:t>
      </w:r>
    </w:p>
    <w:p w14:paraId="00000155" w14:textId="77777777" w:rsidR="00CE7775" w:rsidRDefault="00000000">
      <w:pPr>
        <w:spacing w:line="276" w:lineRule="auto"/>
        <w:ind w:left="114"/>
        <w:rPr>
          <w:rFonts w:ascii="Times New Roman" w:eastAsia="Times New Roman" w:hAnsi="Times New Roman" w:cs="Times New Roman"/>
          <w:sz w:val="20"/>
          <w:szCs w:val="20"/>
        </w:rPr>
      </w:pPr>
      <w:r>
        <w:rPr>
          <w:rFonts w:ascii="Times New Roman" w:eastAsia="Times New Roman" w:hAnsi="Times New Roman" w:cs="Times New Roman"/>
          <w:b/>
          <w:sz w:val="20"/>
          <w:szCs w:val="20"/>
        </w:rPr>
        <w:t xml:space="preserve">(A = </w:t>
      </w:r>
      <w:r>
        <w:rPr>
          <w:rFonts w:ascii="Times New Roman" w:eastAsia="Times New Roman" w:hAnsi="Times New Roman" w:cs="Times New Roman"/>
          <w:sz w:val="20"/>
          <w:szCs w:val="20"/>
        </w:rPr>
        <w:t xml:space="preserve">80 - 100 ; </w:t>
      </w:r>
      <w:r>
        <w:rPr>
          <w:rFonts w:ascii="Times New Roman" w:eastAsia="Times New Roman" w:hAnsi="Times New Roman" w:cs="Times New Roman"/>
          <w:b/>
          <w:sz w:val="20"/>
          <w:szCs w:val="20"/>
        </w:rPr>
        <w:t xml:space="preserve">AB = </w:t>
      </w:r>
      <w:r>
        <w:rPr>
          <w:rFonts w:ascii="Times New Roman" w:eastAsia="Times New Roman" w:hAnsi="Times New Roman" w:cs="Times New Roman"/>
          <w:sz w:val="20"/>
          <w:szCs w:val="20"/>
        </w:rPr>
        <w:t xml:space="preserve">75 – 79 ; </w:t>
      </w:r>
      <w:r>
        <w:rPr>
          <w:rFonts w:ascii="Times New Roman" w:eastAsia="Times New Roman" w:hAnsi="Times New Roman" w:cs="Times New Roman"/>
          <w:b/>
          <w:sz w:val="20"/>
          <w:szCs w:val="20"/>
        </w:rPr>
        <w:t xml:space="preserve">B = </w:t>
      </w:r>
      <w:r>
        <w:rPr>
          <w:rFonts w:ascii="Times New Roman" w:eastAsia="Times New Roman" w:hAnsi="Times New Roman" w:cs="Times New Roman"/>
          <w:sz w:val="20"/>
          <w:szCs w:val="20"/>
        </w:rPr>
        <w:t>70 – 74 )</w:t>
      </w:r>
    </w:p>
    <w:p w14:paraId="00000156" w14:textId="77777777" w:rsidR="00CE7775" w:rsidRDefault="00CE7775">
      <w:pPr>
        <w:spacing w:after="0" w:line="240" w:lineRule="auto"/>
        <w:jc w:val="center"/>
        <w:rPr>
          <w:rFonts w:ascii="Times New Roman" w:eastAsia="Times New Roman" w:hAnsi="Times New Roman" w:cs="Times New Roman"/>
          <w:sz w:val="20"/>
          <w:szCs w:val="20"/>
        </w:rPr>
      </w:pPr>
    </w:p>
    <w:p w14:paraId="00000157" w14:textId="77777777" w:rsidR="00CE7775" w:rsidRDefault="00CE7775">
      <w:pPr>
        <w:spacing w:line="276" w:lineRule="auto"/>
        <w:ind w:left="114"/>
        <w:rPr>
          <w:rFonts w:ascii="Times New Roman" w:eastAsia="Times New Roman" w:hAnsi="Times New Roman" w:cs="Times New Roman"/>
          <w:sz w:val="20"/>
          <w:szCs w:val="20"/>
        </w:rPr>
      </w:pPr>
    </w:p>
    <w:p w14:paraId="00000158" w14:textId="77777777" w:rsidR="00CE7775" w:rsidRDefault="00000000">
      <w:pPr>
        <w:rPr>
          <w:rFonts w:ascii="Times New Roman" w:eastAsia="Times New Roman" w:hAnsi="Times New Roman" w:cs="Times New Roman"/>
          <w:b/>
          <w:sz w:val="28"/>
          <w:szCs w:val="28"/>
        </w:rPr>
      </w:pPr>
      <w:r>
        <w:br w:type="page"/>
      </w:r>
    </w:p>
    <w:p w14:paraId="00000175" w14:textId="4539E93E" w:rsidR="00CE7775" w:rsidDel="00D8360F" w:rsidRDefault="00000000" w:rsidP="002D267C">
      <w:pPr>
        <w:jc w:val="center"/>
        <w:rPr>
          <w:del w:id="2" w:author="Muhammad Yusuf" w:date="2025-10-30T10:37:00Z" w16du:dateUtc="2025-10-30T03:37:00Z"/>
          <w:rFonts w:ascii="Times New Roman" w:eastAsia="Times New Roman" w:hAnsi="Times New Roman" w:cs="Times New Roman"/>
          <w:sz w:val="20"/>
          <w:szCs w:val="20"/>
        </w:rPr>
      </w:pPr>
      <w:customXmlDelRangeStart w:id="3" w:author="Muhammad Yusuf" w:date="2025-10-30T10:37:00Z"/>
      <w:sdt>
        <w:sdtPr>
          <w:tag w:val="goog_rdk_0"/>
          <w:id w:val="-328935934"/>
        </w:sdtPr>
        <w:sdtContent>
          <w:customXmlDelRangeEnd w:id="3"/>
          <w:customXmlDelRangeStart w:id="4" w:author="Muhammad Yusuf" w:date="2025-10-30T10:37:00Z"/>
        </w:sdtContent>
      </w:sdt>
      <w:customXmlDelRangeEnd w:id="4"/>
    </w:p>
    <w:p w14:paraId="00000176" w14:textId="77777777" w:rsidR="00CE7775" w:rsidRDefault="00CE7775">
      <w:pPr>
        <w:rPr>
          <w:rFonts w:ascii="Times New Roman" w:eastAsia="Times New Roman" w:hAnsi="Times New Roman" w:cs="Times New Roman"/>
          <w:b/>
          <w:sz w:val="28"/>
          <w:szCs w:val="28"/>
        </w:rPr>
      </w:pPr>
    </w:p>
    <w:p w14:paraId="00000177" w14:textId="77777777" w:rsidR="00CE7775" w:rsidRDefault="00000000">
      <w:pPr>
        <w:spacing w:after="0"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Form </w:t>
      </w:r>
      <w:proofErr w:type="spellStart"/>
      <w:r>
        <w:rPr>
          <w:rFonts w:ascii="Times New Roman" w:eastAsia="Times New Roman" w:hAnsi="Times New Roman" w:cs="Times New Roman"/>
          <w:b/>
          <w:sz w:val="28"/>
          <w:szCs w:val="28"/>
        </w:rPr>
        <w:t>Rekomendasi</w:t>
      </w:r>
      <w:proofErr w:type="spellEnd"/>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Sidang</w:t>
      </w:r>
      <w:proofErr w:type="spellEnd"/>
      <w:r>
        <w:rPr>
          <w:rFonts w:ascii="Times New Roman" w:eastAsia="Times New Roman" w:hAnsi="Times New Roman" w:cs="Times New Roman"/>
          <w:b/>
          <w:sz w:val="28"/>
          <w:szCs w:val="28"/>
        </w:rPr>
        <w:t xml:space="preserve"> Proposal/ Akhir</w:t>
      </w:r>
    </w:p>
    <w:p w14:paraId="00000178" w14:textId="77777777" w:rsidR="00CE7775" w:rsidRDefault="00000000">
      <w:pPr>
        <w:widowControl w:val="0"/>
        <w:pBdr>
          <w:top w:val="nil"/>
          <w:left w:val="nil"/>
          <w:bottom w:val="nil"/>
          <w:right w:val="nil"/>
          <w:between w:val="nil"/>
        </w:pBdr>
        <w:tabs>
          <w:tab w:val="left" w:pos="2274"/>
        </w:tabs>
        <w:spacing w:after="0" w:line="296" w:lineRule="auto"/>
        <w:ind w:left="114"/>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 xml:space="preserve">Nama </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highlight w:val="red"/>
        </w:rPr>
        <w:t xml:space="preserve"> </w:t>
      </w:r>
    </w:p>
    <w:p w14:paraId="00000179" w14:textId="77777777" w:rsidR="00CE7775"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highlight w:val="red"/>
        </w:rPr>
      </w:pPr>
      <w:r>
        <w:rPr>
          <w:rFonts w:ascii="Times New Roman" w:eastAsia="Times New Roman" w:hAnsi="Times New Roman" w:cs="Times New Roman"/>
          <w:sz w:val="24"/>
          <w:szCs w:val="24"/>
        </w:rPr>
        <w:t>NIM</w:t>
      </w:r>
      <w:r>
        <w:rPr>
          <w:rFonts w:ascii="Times New Roman" w:eastAsia="Times New Roman" w:hAnsi="Times New Roman" w:cs="Times New Roman"/>
          <w:sz w:val="24"/>
          <w:szCs w:val="24"/>
        </w:rPr>
        <w:tab/>
        <w:t>:</w:t>
      </w:r>
      <w:r>
        <w:rPr>
          <w:rFonts w:ascii="Times New Roman" w:eastAsia="Times New Roman" w:hAnsi="Times New Roman" w:cs="Times New Roman"/>
          <w:sz w:val="24"/>
          <w:szCs w:val="24"/>
          <w:highlight w:val="red"/>
        </w:rPr>
        <w:t xml:space="preserve"> </w:t>
      </w:r>
    </w:p>
    <w:p w14:paraId="0000017A" w14:textId="77777777" w:rsidR="00CE7775"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sz w:val="24"/>
          <w:szCs w:val="24"/>
          <w:highlight w:val="red"/>
        </w:rPr>
      </w:pPr>
      <w:proofErr w:type="spellStart"/>
      <w:r>
        <w:rPr>
          <w:rFonts w:ascii="Times New Roman" w:eastAsia="Times New Roman" w:hAnsi="Times New Roman" w:cs="Times New Roman"/>
          <w:sz w:val="24"/>
          <w:szCs w:val="24"/>
        </w:rPr>
        <w:t>Judul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Tugas</w:t>
      </w:r>
      <w:proofErr w:type="spellEnd"/>
      <w:r>
        <w:rPr>
          <w:rFonts w:ascii="Times New Roman" w:eastAsia="Times New Roman" w:hAnsi="Times New Roman" w:cs="Times New Roman"/>
          <w:sz w:val="24"/>
          <w:szCs w:val="24"/>
        </w:rPr>
        <w:t xml:space="preserve"> Akhir</w:t>
      </w:r>
      <w:r>
        <w:rPr>
          <w:rFonts w:ascii="Times New Roman" w:eastAsia="Times New Roman" w:hAnsi="Times New Roman" w:cs="Times New Roman"/>
          <w:sz w:val="24"/>
          <w:szCs w:val="24"/>
        </w:rPr>
        <w:tab/>
        <w:t xml:space="preserve">: </w:t>
      </w:r>
    </w:p>
    <w:p w14:paraId="0000017B" w14:textId="77777777" w:rsidR="00CE7775" w:rsidRPr="00DD6093" w:rsidRDefault="00000000">
      <w:pPr>
        <w:widowControl w:val="0"/>
        <w:pBdr>
          <w:top w:val="nil"/>
          <w:left w:val="nil"/>
          <w:bottom w:val="nil"/>
          <w:right w:val="nil"/>
          <w:between w:val="nil"/>
        </w:pBdr>
        <w:spacing w:after="0" w:line="342" w:lineRule="auto"/>
        <w:ind w:left="114"/>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Bahwa mahasiswa tersebut dapat melakukan perbaikan dalam hal</w:t>
      </w:r>
    </w:p>
    <w:p w14:paraId="0000017C" w14:textId="77777777" w:rsidR="00CE7775" w:rsidRDefault="00000000">
      <w:pPr>
        <w:widowControl w:val="0"/>
        <w:pBdr>
          <w:top w:val="nil"/>
          <w:left w:val="nil"/>
          <w:bottom w:val="nil"/>
          <w:right w:val="nil"/>
          <w:between w:val="nil"/>
        </w:pBdr>
        <w:spacing w:after="0" w:line="240" w:lineRule="auto"/>
        <w:ind w:left="114"/>
        <w:rPr>
          <w:rFonts w:ascii="Times New Roman" w:eastAsia="Times New Roman" w:hAnsi="Times New Roman" w:cs="Times New Roman"/>
          <w:color w:val="FF0000"/>
          <w:sz w:val="20"/>
          <w:szCs w:val="20"/>
        </w:rPr>
      </w:pPr>
      <w:r>
        <w:rPr>
          <w:rFonts w:ascii="Times New Roman" w:eastAsia="Times New Roman" w:hAnsi="Times New Roman" w:cs="Times New Roman"/>
          <w:noProof/>
          <w:color w:val="FF0000"/>
          <w:sz w:val="20"/>
          <w:szCs w:val="20"/>
        </w:rPr>
        <mc:AlternateContent>
          <mc:Choice Requires="wps">
            <w:drawing>
              <wp:inline distT="0" distB="0" distL="0" distR="0" wp14:anchorId="5AE2553C" wp14:editId="37ECC048">
                <wp:extent cx="6153150" cy="5021580"/>
                <wp:effectExtent l="0" t="0" r="0" b="0"/>
                <wp:docPr id="1883275066" name="Rectangle 1883275066"/>
                <wp:cNvGraphicFramePr/>
                <a:graphic xmlns:a="http://schemas.openxmlformats.org/drawingml/2006/main">
                  <a:graphicData uri="http://schemas.microsoft.com/office/word/2010/wordprocessingShape">
                    <wps:wsp>
                      <wps:cNvSpPr/>
                      <wps:spPr>
                        <a:xfrm>
                          <a:off x="2288475" y="1288260"/>
                          <a:ext cx="6115050" cy="4983480"/>
                        </a:xfrm>
                        <a:prstGeom prst="rect">
                          <a:avLst/>
                        </a:prstGeom>
                        <a:noFill/>
                        <a:ln w="9525" cap="flat" cmpd="sng">
                          <a:solidFill>
                            <a:srgbClr val="000000"/>
                          </a:solidFill>
                          <a:prstDash val="solid"/>
                          <a:miter lim="800000"/>
                          <a:headEnd type="none" w="sm" len="sm"/>
                          <a:tailEnd type="none" w="sm" len="sm"/>
                        </a:ln>
                      </wps:spPr>
                      <wps:txbx>
                        <w:txbxContent>
                          <w:p w14:paraId="7C5A2E8A" w14:textId="77777777" w:rsidR="00CE7775" w:rsidRDefault="00CE7775">
                            <w:pPr>
                              <w:spacing w:after="0" w:line="334" w:lineRule="auto"/>
                              <w:ind w:left="187" w:firstLine="1306"/>
                              <w:textDirection w:val="btLr"/>
                            </w:pPr>
                          </w:p>
                        </w:txbxContent>
                      </wps:txbx>
                      <wps:bodyPr spcFirstLastPara="1" wrap="square" lIns="0" tIns="0" rIns="0" bIns="0" anchor="t" anchorCtr="0">
                        <a:noAutofit/>
                      </wps:bodyPr>
                    </wps:wsp>
                  </a:graphicData>
                </a:graphic>
              </wp:inline>
            </w:drawing>
          </mc:Choice>
          <mc:Fallback>
            <w:pict>
              <v:rect w14:anchorId="5AE2553C" id="Rectangle 1883275066" o:spid="_x0000_s1026" style="width:484.5pt;height:39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" filled="f">
                <v:stroke startarrowwidth="narrow" startarrowlength="short" endarrowwidth="narrow" endarrowlength="short"/>
                <v:textbox inset="0,0,0,0">
                  <w:txbxContent>
                    <w:p w14:paraId="7C5A2E8A" w14:textId="77777777" w:rsidR="00CE7775" w:rsidRDefault="00CE7775">
                      <w:pPr>
                        <w:spacing w:after="0" w:line="334" w:lineRule="auto"/>
                        <w:ind w:left="187" w:firstLine="1306"/>
                        <w:textDirection w:val="btLr"/>
                      </w:pPr>
                    </w:p>
                  </w:txbxContent>
                </v:textbox>
                <w10:anchorlock/>
              </v:rect>
            </w:pict>
          </mc:Fallback>
        </mc:AlternateContent>
      </w:r>
    </w:p>
    <w:p w14:paraId="0000017D" w14:textId="77777777" w:rsidR="00CE7775" w:rsidRDefault="00CE7775">
      <w:pPr>
        <w:widowControl w:val="0"/>
        <w:pBdr>
          <w:top w:val="nil"/>
          <w:left w:val="nil"/>
          <w:bottom w:val="nil"/>
          <w:right w:val="nil"/>
          <w:between w:val="nil"/>
        </w:pBdr>
        <w:spacing w:before="11" w:after="0" w:line="240" w:lineRule="auto"/>
        <w:rPr>
          <w:rFonts w:ascii="Times New Roman" w:eastAsia="Times New Roman" w:hAnsi="Times New Roman" w:cs="Times New Roman"/>
          <w:color w:val="FF0000"/>
          <w:sz w:val="12"/>
          <w:szCs w:val="12"/>
        </w:rPr>
      </w:pPr>
    </w:p>
    <w:p w14:paraId="0000017E" w14:textId="77777777" w:rsidR="00CE7775" w:rsidRDefault="00CE7775">
      <w:pPr>
        <w:rPr>
          <w:rFonts w:ascii="Times New Roman" w:eastAsia="Times New Roman" w:hAnsi="Times New Roman" w:cs="Times New Roman"/>
          <w:color w:val="FF0000"/>
          <w:sz w:val="24"/>
          <w:szCs w:val="24"/>
        </w:rPr>
      </w:pPr>
    </w:p>
    <w:p w14:paraId="0000017F" w14:textId="77777777" w:rsidR="00CE7775" w:rsidRDefault="00000000" w:rsidP="002D267C">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sectPr w:rsidR="00CE7775">
          <w:pgSz w:w="11906" w:h="16838"/>
          <w:pgMar w:top="2552" w:right="1020" w:bottom="560" w:left="1020" w:header="227" w:footer="376" w:gutter="0"/>
          <w:cols w:space="720"/>
        </w:sectPr>
      </w:pPr>
      <w:sdt>
        <w:sdtPr>
          <w:tag w:val="goog_rdk_1"/>
          <w:id w:val="457025993"/>
        </w:sdtPr>
        <w:sdtContent/>
      </w:sdt>
    </w:p>
    <w:p w14:paraId="00000180" w14:textId="77777777" w:rsidR="00CE7775" w:rsidRPr="00DD6093" w:rsidRDefault="00000000">
      <w:pPr>
        <w:spacing w:after="0"/>
        <w:jc w:val="center"/>
        <w:rPr>
          <w:rFonts w:ascii="Times New Roman" w:eastAsia="Times New Roman" w:hAnsi="Times New Roman" w:cs="Times New Roman"/>
          <w:b/>
          <w:color w:val="FF0000"/>
          <w:sz w:val="28"/>
          <w:szCs w:val="28"/>
          <w:lang w:val="sv-SE"/>
        </w:rPr>
      </w:pPr>
      <w:r w:rsidRPr="00DD6093">
        <w:rPr>
          <w:rFonts w:ascii="Times New Roman" w:eastAsia="Times New Roman" w:hAnsi="Times New Roman" w:cs="Times New Roman"/>
          <w:b/>
          <w:color w:val="FF0000"/>
          <w:sz w:val="28"/>
          <w:szCs w:val="28"/>
          <w:lang w:val="sv-SE"/>
        </w:rPr>
        <w:lastRenderedPageBreak/>
        <w:t>DAFTAR HADIR SEMINAR PROPOSAL</w:t>
      </w:r>
    </w:p>
    <w:p w14:paraId="00000181" w14:textId="77777777" w:rsidR="00CE7775" w:rsidRPr="00DD6093" w:rsidRDefault="00000000">
      <w:pPr>
        <w:spacing w:after="0"/>
        <w:jc w:val="center"/>
        <w:rPr>
          <w:rFonts w:ascii="Times New Roman" w:eastAsia="Times New Roman" w:hAnsi="Times New Roman" w:cs="Times New Roman"/>
          <w:b/>
          <w:color w:val="FF0000"/>
          <w:sz w:val="28"/>
          <w:szCs w:val="28"/>
          <w:lang w:val="sv-SE"/>
        </w:rPr>
      </w:pPr>
      <w:r w:rsidRPr="00DD6093">
        <w:rPr>
          <w:rFonts w:ascii="Times New Roman" w:eastAsia="Times New Roman" w:hAnsi="Times New Roman" w:cs="Times New Roman"/>
          <w:b/>
          <w:color w:val="FF0000"/>
          <w:sz w:val="28"/>
          <w:szCs w:val="28"/>
          <w:lang w:val="sv-SE"/>
        </w:rPr>
        <w:t>PROGRAM STUDI TEKNIK INFORMATIKA</w:t>
      </w:r>
    </w:p>
    <w:p w14:paraId="00000182" w14:textId="77777777" w:rsidR="00CE7775" w:rsidRPr="00DD6093" w:rsidRDefault="00CE7775">
      <w:pPr>
        <w:spacing w:after="0" w:line="276" w:lineRule="auto"/>
        <w:ind w:right="-2"/>
        <w:jc w:val="center"/>
        <w:rPr>
          <w:rFonts w:ascii="Times New Roman" w:eastAsia="Times New Roman" w:hAnsi="Times New Roman" w:cs="Times New Roman"/>
          <w:b/>
          <w:color w:val="FF0000"/>
          <w:sz w:val="24"/>
          <w:szCs w:val="24"/>
          <w:lang w:val="sv-SE"/>
        </w:rPr>
      </w:pPr>
    </w:p>
    <w:p w14:paraId="00000183" w14:textId="77777777" w:rsidR="00CE7775" w:rsidRPr="00DD6093" w:rsidRDefault="00CE7775">
      <w:pPr>
        <w:widowControl w:val="0"/>
        <w:pBdr>
          <w:top w:val="nil"/>
          <w:left w:val="nil"/>
          <w:bottom w:val="nil"/>
          <w:right w:val="nil"/>
          <w:between w:val="nil"/>
        </w:pBdr>
        <w:spacing w:before="7" w:after="0" w:line="240" w:lineRule="auto"/>
        <w:rPr>
          <w:rFonts w:ascii="Times New Roman" w:eastAsia="Times New Roman" w:hAnsi="Times New Roman" w:cs="Times New Roman"/>
          <w:b/>
          <w:color w:val="FF0000"/>
          <w:sz w:val="17"/>
          <w:szCs w:val="17"/>
          <w:lang w:val="sv-SE"/>
        </w:rPr>
      </w:pPr>
    </w:p>
    <w:p w14:paraId="00000184" w14:textId="77777777" w:rsidR="00CE7775" w:rsidRPr="00DD6093" w:rsidRDefault="00000000">
      <w:pPr>
        <w:widowControl w:val="0"/>
        <w:pBdr>
          <w:top w:val="nil"/>
          <w:left w:val="nil"/>
          <w:bottom w:val="nil"/>
          <w:right w:val="nil"/>
          <w:between w:val="nil"/>
        </w:pBdr>
        <w:tabs>
          <w:tab w:val="left" w:pos="2274"/>
        </w:tabs>
        <w:spacing w:after="0" w:line="296" w:lineRule="auto"/>
        <w:ind w:left="114"/>
        <w:rPr>
          <w:rFonts w:ascii="Times New Roman" w:eastAsia="Times New Roman" w:hAnsi="Times New Roman" w:cs="Times New Roman"/>
          <w:color w:val="FF0000"/>
          <w:highlight w:val="red"/>
          <w:lang w:val="sv-SE"/>
        </w:rPr>
      </w:pPr>
      <w:r w:rsidRPr="00DD6093">
        <w:rPr>
          <w:rFonts w:ascii="Times New Roman" w:eastAsia="Times New Roman" w:hAnsi="Times New Roman" w:cs="Times New Roman"/>
          <w:color w:val="FF0000"/>
          <w:lang w:val="sv-SE"/>
        </w:rPr>
        <w:t>Nama Mahasiswa</w:t>
      </w:r>
      <w:r w:rsidRPr="00DD6093">
        <w:rPr>
          <w:rFonts w:ascii="Times New Roman" w:eastAsia="Times New Roman" w:hAnsi="Times New Roman" w:cs="Times New Roman"/>
          <w:color w:val="FF0000"/>
          <w:lang w:val="sv-SE"/>
        </w:rPr>
        <w:tab/>
        <w:t xml:space="preserve">: </w:t>
      </w:r>
      <w:r w:rsidRPr="00DD6093">
        <w:rPr>
          <w:rFonts w:ascii="Times New Roman" w:eastAsia="Times New Roman" w:hAnsi="Times New Roman" w:cs="Times New Roman"/>
          <w:color w:val="FF0000"/>
          <w:highlight w:val="red"/>
          <w:lang w:val="sv-SE"/>
        </w:rPr>
        <w:t>*Diketik mahasiswa</w:t>
      </w:r>
    </w:p>
    <w:p w14:paraId="00000185" w14:textId="77777777" w:rsidR="00CE7775" w:rsidRPr="00DD6093"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color w:val="FF0000"/>
          <w:highlight w:val="red"/>
          <w:lang w:val="sv-SE"/>
        </w:rPr>
      </w:pPr>
      <w:r w:rsidRPr="00DD6093">
        <w:rPr>
          <w:rFonts w:ascii="Times New Roman" w:eastAsia="Times New Roman" w:hAnsi="Times New Roman" w:cs="Times New Roman"/>
          <w:color w:val="FF0000"/>
          <w:lang w:val="sv-SE"/>
        </w:rPr>
        <w:t>NIM</w:t>
      </w:r>
      <w:r w:rsidRPr="00DD6093">
        <w:rPr>
          <w:rFonts w:ascii="Times New Roman" w:eastAsia="Times New Roman" w:hAnsi="Times New Roman" w:cs="Times New Roman"/>
          <w:color w:val="FF0000"/>
          <w:lang w:val="sv-SE"/>
        </w:rPr>
        <w:tab/>
        <w:t xml:space="preserve">: </w:t>
      </w:r>
      <w:r w:rsidRPr="00DD6093">
        <w:rPr>
          <w:rFonts w:ascii="Times New Roman" w:eastAsia="Times New Roman" w:hAnsi="Times New Roman" w:cs="Times New Roman"/>
          <w:color w:val="FF0000"/>
          <w:highlight w:val="red"/>
          <w:lang w:val="sv-SE"/>
        </w:rPr>
        <w:t>*Diketik mahasiswa</w:t>
      </w:r>
    </w:p>
    <w:p w14:paraId="00000186" w14:textId="77777777" w:rsidR="00CE7775" w:rsidRDefault="00000000">
      <w:pPr>
        <w:widowControl w:val="0"/>
        <w:pBdr>
          <w:top w:val="nil"/>
          <w:left w:val="nil"/>
          <w:bottom w:val="nil"/>
          <w:right w:val="nil"/>
          <w:between w:val="nil"/>
        </w:pBdr>
        <w:tabs>
          <w:tab w:val="left" w:pos="2274"/>
        </w:tabs>
        <w:spacing w:after="0" w:line="297" w:lineRule="auto"/>
        <w:ind w:left="114"/>
        <w:rPr>
          <w:rFonts w:ascii="Times New Roman" w:eastAsia="Times New Roman" w:hAnsi="Times New Roman" w:cs="Times New Roman"/>
          <w:color w:val="FF0000"/>
          <w:highlight w:val="red"/>
        </w:rPr>
      </w:pPr>
      <w:proofErr w:type="spellStart"/>
      <w:r>
        <w:rPr>
          <w:rFonts w:ascii="Times New Roman" w:eastAsia="Times New Roman" w:hAnsi="Times New Roman" w:cs="Times New Roman"/>
          <w:color w:val="FF0000"/>
        </w:rPr>
        <w:t>Judul</w:t>
      </w:r>
      <w:proofErr w:type="spellEnd"/>
      <w:r>
        <w:rPr>
          <w:rFonts w:ascii="Times New Roman" w:eastAsia="Times New Roman" w:hAnsi="Times New Roman" w:cs="Times New Roman"/>
          <w:color w:val="FF0000"/>
        </w:rPr>
        <w:t xml:space="preserve"> TA</w:t>
      </w:r>
      <w:r>
        <w:rPr>
          <w:rFonts w:ascii="Times New Roman" w:eastAsia="Times New Roman" w:hAnsi="Times New Roman" w:cs="Times New Roman"/>
          <w:color w:val="FF0000"/>
        </w:rPr>
        <w:tab/>
        <w:t xml:space="preserve">: </w:t>
      </w:r>
      <w:r>
        <w:rPr>
          <w:rFonts w:ascii="Times New Roman" w:eastAsia="Times New Roman" w:hAnsi="Times New Roman" w:cs="Times New Roman"/>
          <w:color w:val="FF0000"/>
          <w:highlight w:val="red"/>
        </w:rPr>
        <w:t>*</w:t>
      </w:r>
      <w:proofErr w:type="spellStart"/>
      <w:r>
        <w:rPr>
          <w:rFonts w:ascii="Times New Roman" w:eastAsia="Times New Roman" w:hAnsi="Times New Roman" w:cs="Times New Roman"/>
          <w:color w:val="FF0000"/>
          <w:highlight w:val="red"/>
        </w:rPr>
        <w:t>Diketik</w:t>
      </w:r>
      <w:proofErr w:type="spellEnd"/>
      <w:r>
        <w:rPr>
          <w:rFonts w:ascii="Times New Roman" w:eastAsia="Times New Roman" w:hAnsi="Times New Roman" w:cs="Times New Roman"/>
          <w:color w:val="FF0000"/>
          <w:highlight w:val="red"/>
        </w:rPr>
        <w:t xml:space="preserve"> </w:t>
      </w:r>
      <w:proofErr w:type="spellStart"/>
      <w:r>
        <w:rPr>
          <w:rFonts w:ascii="Times New Roman" w:eastAsia="Times New Roman" w:hAnsi="Times New Roman" w:cs="Times New Roman"/>
          <w:color w:val="FF0000"/>
          <w:highlight w:val="red"/>
        </w:rPr>
        <w:t>mahasiswa</w:t>
      </w:r>
      <w:proofErr w:type="spellEnd"/>
    </w:p>
    <w:p w14:paraId="00000187" w14:textId="77777777" w:rsidR="00CE7775" w:rsidRDefault="00CE7775">
      <w:pPr>
        <w:widowControl w:val="0"/>
        <w:pBdr>
          <w:top w:val="nil"/>
          <w:left w:val="nil"/>
          <w:bottom w:val="nil"/>
          <w:right w:val="nil"/>
          <w:between w:val="nil"/>
        </w:pBdr>
        <w:spacing w:before="3" w:after="0" w:line="240" w:lineRule="auto"/>
        <w:rPr>
          <w:rFonts w:ascii="Times New Roman" w:eastAsia="Times New Roman" w:hAnsi="Times New Roman" w:cs="Times New Roman"/>
          <w:color w:val="FF0000"/>
          <w:sz w:val="18"/>
          <w:szCs w:val="18"/>
        </w:rPr>
      </w:pPr>
    </w:p>
    <w:tbl>
      <w:tblPr>
        <w:tblStyle w:val="affff2"/>
        <w:tblW w:w="145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1"/>
        <w:gridCol w:w="2900"/>
        <w:gridCol w:w="2268"/>
        <w:gridCol w:w="1701"/>
        <w:gridCol w:w="5530"/>
        <w:gridCol w:w="1380"/>
      </w:tblGrid>
      <w:tr w:rsidR="00CE7775" w14:paraId="7D221DAD" w14:textId="77777777">
        <w:trPr>
          <w:trHeight w:val="594"/>
        </w:trPr>
        <w:tc>
          <w:tcPr>
            <w:tcW w:w="781" w:type="dxa"/>
            <w:vAlign w:val="center"/>
          </w:tcPr>
          <w:p w14:paraId="00000188"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w:t>
            </w:r>
          </w:p>
        </w:tc>
        <w:tc>
          <w:tcPr>
            <w:tcW w:w="2900" w:type="dxa"/>
            <w:vAlign w:val="center"/>
          </w:tcPr>
          <w:p w14:paraId="00000189"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Nama </w:t>
            </w:r>
            <w:proofErr w:type="spellStart"/>
            <w:r>
              <w:rPr>
                <w:rFonts w:ascii="Times New Roman" w:eastAsia="Times New Roman" w:hAnsi="Times New Roman" w:cs="Times New Roman"/>
                <w:b/>
                <w:sz w:val="24"/>
                <w:szCs w:val="24"/>
              </w:rPr>
              <w:t>Mahasiswa</w:t>
            </w:r>
            <w:proofErr w:type="spellEnd"/>
            <w:r>
              <w:rPr>
                <w:rFonts w:ascii="Times New Roman" w:eastAsia="Times New Roman" w:hAnsi="Times New Roman" w:cs="Times New Roman"/>
                <w:b/>
                <w:sz w:val="24"/>
                <w:szCs w:val="24"/>
              </w:rPr>
              <w:t xml:space="preserve"> Seminar</w:t>
            </w:r>
          </w:p>
        </w:tc>
        <w:tc>
          <w:tcPr>
            <w:tcW w:w="2268" w:type="dxa"/>
            <w:vAlign w:val="center"/>
          </w:tcPr>
          <w:p w14:paraId="0000018A"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NIM </w:t>
            </w:r>
            <w:proofErr w:type="spellStart"/>
            <w:r>
              <w:rPr>
                <w:rFonts w:ascii="Times New Roman" w:eastAsia="Times New Roman" w:hAnsi="Times New Roman" w:cs="Times New Roman"/>
                <w:b/>
                <w:sz w:val="24"/>
                <w:szCs w:val="24"/>
              </w:rPr>
              <w:t>Mahasiswa</w:t>
            </w:r>
            <w:proofErr w:type="spellEnd"/>
            <w:r>
              <w:rPr>
                <w:rFonts w:ascii="Times New Roman" w:eastAsia="Times New Roman" w:hAnsi="Times New Roman" w:cs="Times New Roman"/>
                <w:b/>
                <w:sz w:val="24"/>
                <w:szCs w:val="24"/>
              </w:rPr>
              <w:t xml:space="preserve"> Seminar</w:t>
            </w:r>
          </w:p>
        </w:tc>
        <w:tc>
          <w:tcPr>
            <w:tcW w:w="1701" w:type="dxa"/>
            <w:vAlign w:val="center"/>
          </w:tcPr>
          <w:p w14:paraId="0000018B"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Tanggal</w:t>
            </w:r>
            <w:proofErr w:type="spellEnd"/>
            <w:r>
              <w:rPr>
                <w:rFonts w:ascii="Times New Roman" w:eastAsia="Times New Roman" w:hAnsi="Times New Roman" w:cs="Times New Roman"/>
                <w:b/>
                <w:sz w:val="24"/>
                <w:szCs w:val="24"/>
              </w:rPr>
              <w:t xml:space="preserve"> Seminar</w:t>
            </w:r>
          </w:p>
        </w:tc>
        <w:tc>
          <w:tcPr>
            <w:tcW w:w="5530" w:type="dxa"/>
            <w:vAlign w:val="center"/>
          </w:tcPr>
          <w:p w14:paraId="0000018C"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Judul</w:t>
            </w:r>
            <w:proofErr w:type="spellEnd"/>
            <w:r>
              <w:rPr>
                <w:rFonts w:ascii="Times New Roman" w:eastAsia="Times New Roman" w:hAnsi="Times New Roman" w:cs="Times New Roman"/>
                <w:b/>
                <w:sz w:val="24"/>
                <w:szCs w:val="24"/>
              </w:rPr>
              <w:t xml:space="preserve"> TA yang </w:t>
            </w:r>
            <w:proofErr w:type="spellStart"/>
            <w:r>
              <w:rPr>
                <w:rFonts w:ascii="Times New Roman" w:eastAsia="Times New Roman" w:hAnsi="Times New Roman" w:cs="Times New Roman"/>
                <w:b/>
                <w:sz w:val="24"/>
                <w:szCs w:val="24"/>
              </w:rPr>
              <w:t>diikuti</w:t>
            </w:r>
            <w:proofErr w:type="spellEnd"/>
          </w:p>
        </w:tc>
        <w:tc>
          <w:tcPr>
            <w:tcW w:w="1380" w:type="dxa"/>
            <w:vAlign w:val="center"/>
          </w:tcPr>
          <w:p w14:paraId="0000018D"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TTD</w:t>
            </w:r>
          </w:p>
        </w:tc>
      </w:tr>
      <w:tr w:rsidR="00CE7775" w14:paraId="20D983C4" w14:textId="77777777">
        <w:trPr>
          <w:trHeight w:val="737"/>
        </w:trPr>
        <w:tc>
          <w:tcPr>
            <w:tcW w:w="781" w:type="dxa"/>
            <w:vAlign w:val="center"/>
          </w:tcPr>
          <w:p w14:paraId="0000018E"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900" w:type="dxa"/>
            <w:vAlign w:val="center"/>
          </w:tcPr>
          <w:p w14:paraId="0000018F"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p w14:paraId="00000190"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c>
          <w:tcPr>
            <w:tcW w:w="2268" w:type="dxa"/>
            <w:vAlign w:val="center"/>
          </w:tcPr>
          <w:p w14:paraId="00000191"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701" w:type="dxa"/>
            <w:vAlign w:val="center"/>
          </w:tcPr>
          <w:p w14:paraId="00000192"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5530" w:type="dxa"/>
            <w:vAlign w:val="center"/>
          </w:tcPr>
          <w:p w14:paraId="00000193"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380" w:type="dxa"/>
            <w:vAlign w:val="center"/>
          </w:tcPr>
          <w:p w14:paraId="00000194"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r>
      <w:tr w:rsidR="00CE7775" w14:paraId="53A0AAE0" w14:textId="77777777">
        <w:trPr>
          <w:trHeight w:val="737"/>
        </w:trPr>
        <w:tc>
          <w:tcPr>
            <w:tcW w:w="781" w:type="dxa"/>
            <w:vAlign w:val="center"/>
          </w:tcPr>
          <w:p w14:paraId="00000195"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900" w:type="dxa"/>
            <w:vAlign w:val="center"/>
          </w:tcPr>
          <w:p w14:paraId="00000196"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p w14:paraId="00000197"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c>
          <w:tcPr>
            <w:tcW w:w="2268" w:type="dxa"/>
            <w:vAlign w:val="center"/>
          </w:tcPr>
          <w:p w14:paraId="00000198"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701" w:type="dxa"/>
            <w:vAlign w:val="center"/>
          </w:tcPr>
          <w:p w14:paraId="00000199"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5530" w:type="dxa"/>
            <w:vAlign w:val="center"/>
          </w:tcPr>
          <w:p w14:paraId="0000019A"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380" w:type="dxa"/>
            <w:vAlign w:val="center"/>
          </w:tcPr>
          <w:p w14:paraId="0000019B"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r>
      <w:tr w:rsidR="00CE7775" w14:paraId="55C847D0" w14:textId="77777777">
        <w:trPr>
          <w:trHeight w:val="737"/>
        </w:trPr>
        <w:tc>
          <w:tcPr>
            <w:tcW w:w="781" w:type="dxa"/>
            <w:vAlign w:val="center"/>
          </w:tcPr>
          <w:p w14:paraId="0000019C"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900" w:type="dxa"/>
            <w:vAlign w:val="center"/>
          </w:tcPr>
          <w:p w14:paraId="0000019D"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p w14:paraId="0000019E"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c>
          <w:tcPr>
            <w:tcW w:w="2268" w:type="dxa"/>
            <w:vAlign w:val="center"/>
          </w:tcPr>
          <w:p w14:paraId="0000019F"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701" w:type="dxa"/>
            <w:vAlign w:val="center"/>
          </w:tcPr>
          <w:p w14:paraId="000001A0"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5530" w:type="dxa"/>
            <w:vAlign w:val="center"/>
          </w:tcPr>
          <w:p w14:paraId="000001A1"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380" w:type="dxa"/>
            <w:vAlign w:val="center"/>
          </w:tcPr>
          <w:p w14:paraId="000001A2"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r>
      <w:tr w:rsidR="00CE7775" w14:paraId="7F77DABD" w14:textId="77777777">
        <w:trPr>
          <w:trHeight w:val="737"/>
        </w:trPr>
        <w:tc>
          <w:tcPr>
            <w:tcW w:w="781" w:type="dxa"/>
            <w:vAlign w:val="center"/>
          </w:tcPr>
          <w:p w14:paraId="000001A3"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900" w:type="dxa"/>
            <w:vAlign w:val="center"/>
          </w:tcPr>
          <w:p w14:paraId="000001A4"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p w14:paraId="000001A5"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c>
          <w:tcPr>
            <w:tcW w:w="2268" w:type="dxa"/>
            <w:vAlign w:val="center"/>
          </w:tcPr>
          <w:p w14:paraId="000001A6"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701" w:type="dxa"/>
            <w:vAlign w:val="center"/>
          </w:tcPr>
          <w:p w14:paraId="000001A7"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5530" w:type="dxa"/>
            <w:vAlign w:val="center"/>
          </w:tcPr>
          <w:p w14:paraId="000001A8"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380" w:type="dxa"/>
            <w:vAlign w:val="center"/>
          </w:tcPr>
          <w:p w14:paraId="000001A9"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r>
      <w:tr w:rsidR="00CE7775" w14:paraId="340F7F3E" w14:textId="77777777">
        <w:trPr>
          <w:trHeight w:val="737"/>
        </w:trPr>
        <w:tc>
          <w:tcPr>
            <w:tcW w:w="781" w:type="dxa"/>
            <w:vAlign w:val="center"/>
          </w:tcPr>
          <w:p w14:paraId="000001AA" w14:textId="77777777" w:rsidR="00CE7775" w:rsidRDefault="00000000">
            <w:pPr>
              <w:widowControl w:val="0"/>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900" w:type="dxa"/>
            <w:vAlign w:val="center"/>
          </w:tcPr>
          <w:p w14:paraId="000001AB"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p w14:paraId="000001AC"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sz w:val="24"/>
                <w:szCs w:val="24"/>
              </w:rPr>
            </w:pPr>
          </w:p>
        </w:tc>
        <w:tc>
          <w:tcPr>
            <w:tcW w:w="2268" w:type="dxa"/>
            <w:vAlign w:val="center"/>
          </w:tcPr>
          <w:p w14:paraId="000001AD"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701" w:type="dxa"/>
            <w:vAlign w:val="center"/>
          </w:tcPr>
          <w:p w14:paraId="000001AE"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5530" w:type="dxa"/>
            <w:vAlign w:val="center"/>
          </w:tcPr>
          <w:p w14:paraId="000001AF"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380" w:type="dxa"/>
            <w:vAlign w:val="center"/>
          </w:tcPr>
          <w:p w14:paraId="000001B0"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r>
      <w:tr w:rsidR="00CE7775" w14:paraId="51914DA8" w14:textId="77777777">
        <w:trPr>
          <w:trHeight w:val="737"/>
        </w:trPr>
        <w:tc>
          <w:tcPr>
            <w:tcW w:w="781" w:type="dxa"/>
            <w:vAlign w:val="center"/>
          </w:tcPr>
          <w:p w14:paraId="000001B1"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2900" w:type="dxa"/>
            <w:vAlign w:val="center"/>
          </w:tcPr>
          <w:p w14:paraId="000001B2"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p w14:paraId="000001B3"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2268" w:type="dxa"/>
            <w:vAlign w:val="center"/>
          </w:tcPr>
          <w:p w14:paraId="000001B4"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701" w:type="dxa"/>
            <w:vAlign w:val="center"/>
          </w:tcPr>
          <w:p w14:paraId="000001B5"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5530" w:type="dxa"/>
            <w:vAlign w:val="center"/>
          </w:tcPr>
          <w:p w14:paraId="000001B6"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380" w:type="dxa"/>
            <w:vAlign w:val="center"/>
          </w:tcPr>
          <w:p w14:paraId="000001B7"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r>
      <w:tr w:rsidR="00CE7775" w14:paraId="4E5D0198" w14:textId="77777777">
        <w:trPr>
          <w:trHeight w:val="446"/>
        </w:trPr>
        <w:tc>
          <w:tcPr>
            <w:tcW w:w="781" w:type="dxa"/>
            <w:vAlign w:val="center"/>
          </w:tcPr>
          <w:p w14:paraId="000001B8"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2900" w:type="dxa"/>
            <w:vAlign w:val="center"/>
          </w:tcPr>
          <w:p w14:paraId="000001B9"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p w14:paraId="000001BA"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2268" w:type="dxa"/>
            <w:vAlign w:val="center"/>
          </w:tcPr>
          <w:p w14:paraId="000001BB"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701" w:type="dxa"/>
            <w:vAlign w:val="center"/>
          </w:tcPr>
          <w:p w14:paraId="000001BC"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5530" w:type="dxa"/>
            <w:vAlign w:val="center"/>
          </w:tcPr>
          <w:p w14:paraId="000001BD"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c>
          <w:tcPr>
            <w:tcW w:w="1380" w:type="dxa"/>
            <w:vAlign w:val="center"/>
          </w:tcPr>
          <w:p w14:paraId="000001BE" w14:textId="77777777" w:rsidR="00CE7775" w:rsidRDefault="00CE7775">
            <w:pPr>
              <w:widowControl w:val="0"/>
              <w:pBdr>
                <w:top w:val="nil"/>
                <w:left w:val="nil"/>
                <w:bottom w:val="nil"/>
                <w:right w:val="nil"/>
                <w:between w:val="nil"/>
              </w:pBdr>
              <w:jc w:val="center"/>
              <w:rPr>
                <w:rFonts w:ascii="Times New Roman" w:eastAsia="Times New Roman" w:hAnsi="Times New Roman" w:cs="Times New Roman"/>
                <w:color w:val="FF0000"/>
                <w:sz w:val="24"/>
                <w:szCs w:val="24"/>
              </w:rPr>
            </w:pPr>
          </w:p>
        </w:tc>
      </w:tr>
    </w:tbl>
    <w:p w14:paraId="000001BF" w14:textId="77777777" w:rsidR="00CE7775" w:rsidRDefault="00CE7775">
      <w:pPr>
        <w:rPr>
          <w:rFonts w:ascii="Times New Roman" w:eastAsia="Times New Roman" w:hAnsi="Times New Roman" w:cs="Times New Roman"/>
          <w:color w:val="FF0000"/>
        </w:rPr>
        <w:sectPr w:rsidR="00CE7775">
          <w:pgSz w:w="16838" w:h="11906" w:orient="landscape"/>
          <w:pgMar w:top="2268" w:right="1134" w:bottom="1134" w:left="1134" w:header="397" w:footer="374" w:gutter="0"/>
          <w:cols w:space="720"/>
        </w:sectPr>
      </w:pPr>
    </w:p>
    <w:p w14:paraId="000001C0" w14:textId="77777777" w:rsidR="00CE7775"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 xml:space="preserve">Surat </w:t>
      </w:r>
      <w:proofErr w:type="spellStart"/>
      <w:r>
        <w:rPr>
          <w:rFonts w:ascii="Times New Roman" w:eastAsia="Times New Roman" w:hAnsi="Times New Roman" w:cs="Times New Roman"/>
          <w:b/>
          <w:sz w:val="28"/>
          <w:szCs w:val="28"/>
        </w:rPr>
        <w:t>Pernyataan</w:t>
      </w:r>
      <w:proofErr w:type="spellEnd"/>
    </w:p>
    <w:p w14:paraId="000001C1"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Saya yang bertanda tangan dibawah ini:</w:t>
      </w:r>
    </w:p>
    <w:p w14:paraId="000001C2"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3"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NIK</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4"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NIM</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5" w14:textId="77777777" w:rsidR="00CE7775" w:rsidRPr="00DD6093" w:rsidRDefault="00000000">
      <w:pPr>
        <w:spacing w:after="0"/>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Alamat</w:t>
      </w:r>
      <w:r w:rsidRPr="00DD6093">
        <w:rPr>
          <w:rFonts w:ascii="Times New Roman" w:eastAsia="Times New Roman" w:hAnsi="Times New Roman" w:cs="Times New Roman"/>
          <w:sz w:val="24"/>
          <w:szCs w:val="24"/>
          <w:lang w:val="sv-SE"/>
        </w:rPr>
        <w:tab/>
      </w:r>
      <w:r w:rsidRPr="00DD6093">
        <w:rPr>
          <w:rFonts w:ascii="Times New Roman" w:eastAsia="Times New Roman" w:hAnsi="Times New Roman" w:cs="Times New Roman"/>
          <w:sz w:val="24"/>
          <w:szCs w:val="24"/>
          <w:lang w:val="sv-SE"/>
        </w:rPr>
        <w:tab/>
        <w:t>:</w:t>
      </w:r>
    </w:p>
    <w:p w14:paraId="000001C6" w14:textId="77777777" w:rsidR="00CE7775" w:rsidRPr="00DD6093" w:rsidRDefault="00000000">
      <w:pPr>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Dengan ini saya menyatakan dan berjanji bahwasanya saya bersedia untuk memenuhi dan mengikuti keputusan dari program studi terkait keringanan terakhir yang diberikan oleh program studi Teknik informatika. </w:t>
      </w:r>
    </w:p>
    <w:p w14:paraId="000001C7"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yang nantinya akan disampaikan kepada saya terkait kelulusan tugas akhir saya saat sidang akhir.</w:t>
      </w:r>
    </w:p>
    <w:p w14:paraId="000001C8" w14:textId="77777777" w:rsidR="00CE7775" w:rsidRPr="00DD6093" w:rsidRDefault="00000000">
      <w:pPr>
        <w:numPr>
          <w:ilvl w:val="0"/>
          <w:numId w:val="6"/>
        </w:numPr>
        <w:pBdr>
          <w:top w:val="nil"/>
          <w:left w:val="nil"/>
          <w:bottom w:val="nil"/>
          <w:right w:val="nil"/>
          <w:between w:val="nil"/>
        </w:pBdr>
        <w:spacing w:after="0"/>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Saya menghormati dan menghargai keputusan terkait penilaian mata kuliah selain tugas akhir yang dilakukan oleh dosen pengampu mata kuliah.</w:t>
      </w:r>
    </w:p>
    <w:p w14:paraId="000001C9" w14:textId="77777777" w:rsidR="00CE7775" w:rsidRPr="00DD6093" w:rsidRDefault="00000000">
      <w:pPr>
        <w:numPr>
          <w:ilvl w:val="0"/>
          <w:numId w:val="6"/>
        </w:numPr>
        <w:pBdr>
          <w:top w:val="nil"/>
          <w:left w:val="nil"/>
          <w:bottom w:val="nil"/>
          <w:right w:val="nil"/>
          <w:between w:val="nil"/>
        </w:pBdr>
        <w:jc w:val="both"/>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 xml:space="preserve">Saya memahami persyaratan lulus adalah bahwasanya syarat minimum kelulusan adalah 144 SKS dibuktikan dengan transkrip nilai, tidak ada mata kuliah wajib yang tidak lulus sesuai dengan kurikulum yang berlaku, dan tidak ada persyaratan yudisium yang lain dari </w:t>
      </w:r>
      <w:r w:rsidRPr="00DD6093">
        <w:rPr>
          <w:rFonts w:ascii="Times New Roman" w:eastAsia="Times New Roman" w:hAnsi="Times New Roman" w:cs="Times New Roman"/>
          <w:sz w:val="24"/>
          <w:szCs w:val="24"/>
          <w:lang w:val="sv-SE"/>
        </w:rPr>
        <w:t>FTI</w:t>
      </w:r>
      <w:r w:rsidRPr="00DD6093">
        <w:rPr>
          <w:rFonts w:ascii="Times New Roman" w:eastAsia="Times New Roman" w:hAnsi="Times New Roman" w:cs="Times New Roman"/>
          <w:color w:val="000000"/>
          <w:sz w:val="24"/>
          <w:szCs w:val="24"/>
          <w:lang w:val="sv-SE"/>
        </w:rPr>
        <w:t xml:space="preserve"> yang tidak terpenuhi *.</w:t>
      </w:r>
    </w:p>
    <w:p w14:paraId="000001CA" w14:textId="77777777" w:rsidR="00CE7775" w:rsidRPr="00DD6093" w:rsidRDefault="00000000">
      <w:pPr>
        <w:spacing w:after="600"/>
        <w:jc w:val="both"/>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Berdasarkan poin-poin tersebut, dengan ini saya atas kesadaran sendiri dan tanpa tekanan memahami dan mengikuti ketentuan tersebut. Saya bersedia untuk mengundurkan diri secara baik-baik kepada program studi Teknik informatika , tanpa ada tekanan dan ancaman baik secara personal maupun kepada program studi nanti apabila hasil penilaian dari poin a, poin b, dan poin c dinyatakan tidak terpenuhi.</w:t>
      </w:r>
    </w:p>
    <w:tbl>
      <w:tblPr>
        <w:tblStyle w:val="affff3"/>
        <w:tblW w:w="9866" w:type="dxa"/>
        <w:tblBorders>
          <w:top w:val="nil"/>
          <w:left w:val="nil"/>
          <w:bottom w:val="nil"/>
          <w:right w:val="nil"/>
          <w:insideH w:val="nil"/>
          <w:insideV w:val="nil"/>
        </w:tblBorders>
        <w:tblLayout w:type="fixed"/>
        <w:tblLook w:val="0400" w:firstRow="0" w:lastRow="0" w:firstColumn="0" w:lastColumn="0" w:noHBand="0" w:noVBand="1"/>
      </w:tblPr>
      <w:tblGrid>
        <w:gridCol w:w="4933"/>
        <w:gridCol w:w="4933"/>
      </w:tblGrid>
      <w:tr w:rsidR="00CE7775" w:rsidRPr="002D267C" w14:paraId="6112FCB5" w14:textId="77777777">
        <w:tc>
          <w:tcPr>
            <w:tcW w:w="4933" w:type="dxa"/>
          </w:tcPr>
          <w:p w14:paraId="000001CB"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Mengetahui,</w:t>
            </w:r>
          </w:p>
          <w:p w14:paraId="000001CC"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Dosen Wali</w:t>
            </w:r>
          </w:p>
          <w:p w14:paraId="000001CD" w14:textId="77777777" w:rsidR="00CE7775" w:rsidRPr="00DD6093" w:rsidRDefault="00CE7775">
            <w:pPr>
              <w:rPr>
                <w:rFonts w:ascii="Times New Roman" w:eastAsia="Times New Roman" w:hAnsi="Times New Roman" w:cs="Times New Roman"/>
                <w:sz w:val="24"/>
                <w:szCs w:val="24"/>
                <w:lang w:val="sv-SE"/>
              </w:rPr>
            </w:pPr>
          </w:p>
          <w:p w14:paraId="000001CE" w14:textId="77777777" w:rsidR="00CE7775" w:rsidRPr="00DD6093" w:rsidRDefault="00CE7775">
            <w:pPr>
              <w:rPr>
                <w:rFonts w:ascii="Times New Roman" w:eastAsia="Times New Roman" w:hAnsi="Times New Roman" w:cs="Times New Roman"/>
                <w:sz w:val="24"/>
                <w:szCs w:val="24"/>
                <w:lang w:val="sv-SE"/>
              </w:rPr>
            </w:pPr>
          </w:p>
          <w:p w14:paraId="000001CF" w14:textId="77777777" w:rsidR="00CE7775" w:rsidRPr="00DD6093" w:rsidRDefault="00CE7775">
            <w:pPr>
              <w:rPr>
                <w:rFonts w:ascii="Times New Roman" w:eastAsia="Times New Roman" w:hAnsi="Times New Roman" w:cs="Times New Roman"/>
                <w:sz w:val="24"/>
                <w:szCs w:val="24"/>
                <w:lang w:val="sv-SE"/>
              </w:rPr>
            </w:pPr>
          </w:p>
          <w:p w14:paraId="000001D0"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w:t>
            </w:r>
          </w:p>
          <w:p w14:paraId="000001D1"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NIP</w:t>
            </w:r>
            <w:r w:rsidRPr="00DD6093">
              <w:rPr>
                <w:rFonts w:ascii="Times New Roman" w:eastAsia="Times New Roman" w:hAnsi="Times New Roman" w:cs="Times New Roman"/>
                <w:sz w:val="24"/>
                <w:szCs w:val="24"/>
                <w:lang w:val="sv-SE"/>
              </w:rPr>
              <w:tab/>
            </w:r>
          </w:p>
        </w:tc>
        <w:tc>
          <w:tcPr>
            <w:tcW w:w="4933" w:type="dxa"/>
          </w:tcPr>
          <w:p w14:paraId="000001D2"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 xml:space="preserve">Lampung Selatan,      </w:t>
            </w:r>
            <w:r w:rsidRPr="00DD6093">
              <w:rPr>
                <w:rFonts w:ascii="Times New Roman" w:eastAsia="Times New Roman" w:hAnsi="Times New Roman" w:cs="Times New Roman"/>
                <w:color w:val="FF0000"/>
                <w:sz w:val="24"/>
                <w:szCs w:val="24"/>
                <w:lang w:val="sv-SE"/>
              </w:rPr>
              <w:t>Tanggal  Bulan Tahun</w:t>
            </w:r>
          </w:p>
          <w:p w14:paraId="000001D3"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Pembuat Perjanjian</w:t>
            </w:r>
          </w:p>
          <w:p w14:paraId="000001D4" w14:textId="77777777" w:rsidR="00CE7775" w:rsidRPr="00DD6093" w:rsidRDefault="00CE7775">
            <w:pPr>
              <w:rPr>
                <w:rFonts w:ascii="Times New Roman" w:eastAsia="Times New Roman" w:hAnsi="Times New Roman" w:cs="Times New Roman"/>
                <w:sz w:val="24"/>
                <w:szCs w:val="24"/>
                <w:lang w:val="sv-SE"/>
              </w:rPr>
            </w:pPr>
          </w:p>
          <w:p w14:paraId="000001D5" w14:textId="77777777" w:rsidR="00CE7775" w:rsidRPr="00DD6093" w:rsidRDefault="00000000">
            <w:pPr>
              <w:rPr>
                <w:rFonts w:ascii="Times New Roman" w:eastAsia="Times New Roman" w:hAnsi="Times New Roman" w:cs="Times New Roman"/>
                <w:color w:val="BFBFBF"/>
                <w:sz w:val="24"/>
                <w:szCs w:val="24"/>
                <w:lang w:val="sv-SE"/>
              </w:rPr>
            </w:pPr>
            <w:r w:rsidRPr="00DD6093">
              <w:rPr>
                <w:rFonts w:ascii="Times New Roman" w:eastAsia="Times New Roman" w:hAnsi="Times New Roman" w:cs="Times New Roman"/>
                <w:color w:val="BFBFBF"/>
                <w:sz w:val="24"/>
                <w:szCs w:val="24"/>
                <w:lang w:val="sv-SE"/>
              </w:rPr>
              <w:t>(materai 10 ribu)</w:t>
            </w:r>
          </w:p>
          <w:p w14:paraId="000001D6" w14:textId="77777777" w:rsidR="00CE7775" w:rsidRPr="00DD6093" w:rsidRDefault="00CE7775">
            <w:pPr>
              <w:rPr>
                <w:rFonts w:ascii="Times New Roman" w:eastAsia="Times New Roman" w:hAnsi="Times New Roman" w:cs="Times New Roman"/>
                <w:sz w:val="24"/>
                <w:szCs w:val="24"/>
                <w:lang w:val="sv-SE"/>
              </w:rPr>
            </w:pPr>
          </w:p>
          <w:p w14:paraId="000001D7"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 Mahasiswa</w:t>
            </w:r>
          </w:p>
          <w:p w14:paraId="000001D8" w14:textId="77777777" w:rsidR="00CE7775" w:rsidRPr="00DD6093" w:rsidRDefault="00000000">
            <w:pP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NIM</w:t>
            </w:r>
          </w:p>
        </w:tc>
      </w:tr>
      <w:tr w:rsidR="00CE7775" w:rsidRPr="002D267C" w14:paraId="30759973" w14:textId="77777777">
        <w:tc>
          <w:tcPr>
            <w:tcW w:w="9866" w:type="dxa"/>
            <w:gridSpan w:val="2"/>
            <w:vAlign w:val="center"/>
          </w:tcPr>
          <w:p w14:paraId="000001D9" w14:textId="77777777" w:rsidR="00CE7775" w:rsidRPr="00DD6093" w:rsidRDefault="00CE7775">
            <w:pPr>
              <w:jc w:val="center"/>
              <w:rPr>
                <w:rFonts w:ascii="Times New Roman" w:eastAsia="Times New Roman" w:hAnsi="Times New Roman" w:cs="Times New Roman"/>
                <w:sz w:val="24"/>
                <w:szCs w:val="24"/>
                <w:lang w:val="sv-SE"/>
              </w:rPr>
            </w:pPr>
          </w:p>
          <w:p w14:paraId="000001DA" w14:textId="77777777" w:rsidR="00CE7775" w:rsidRPr="00DD6093" w:rsidRDefault="00CE7775">
            <w:pPr>
              <w:jc w:val="center"/>
              <w:rPr>
                <w:rFonts w:ascii="Times New Roman" w:eastAsia="Times New Roman" w:hAnsi="Times New Roman" w:cs="Times New Roman"/>
                <w:sz w:val="24"/>
                <w:szCs w:val="24"/>
                <w:lang w:val="sv-SE"/>
              </w:rPr>
            </w:pPr>
          </w:p>
          <w:p w14:paraId="000001DB" w14:textId="77777777" w:rsidR="00CE7775" w:rsidRPr="00DD6093" w:rsidRDefault="00CE7775">
            <w:pPr>
              <w:jc w:val="center"/>
              <w:rPr>
                <w:rFonts w:ascii="Times New Roman" w:eastAsia="Times New Roman" w:hAnsi="Times New Roman" w:cs="Times New Roman"/>
                <w:sz w:val="24"/>
                <w:szCs w:val="24"/>
                <w:lang w:val="sv-SE"/>
              </w:rPr>
            </w:pPr>
          </w:p>
          <w:p w14:paraId="000001DC" w14:textId="77777777" w:rsidR="00CE7775" w:rsidRPr="00DD6093" w:rsidRDefault="00CE7775">
            <w:pPr>
              <w:jc w:val="center"/>
              <w:rPr>
                <w:rFonts w:ascii="Times New Roman" w:eastAsia="Times New Roman" w:hAnsi="Times New Roman" w:cs="Times New Roman"/>
                <w:sz w:val="24"/>
                <w:szCs w:val="24"/>
                <w:lang w:val="sv-SE"/>
              </w:rPr>
            </w:pPr>
          </w:p>
          <w:p w14:paraId="000001DD" w14:textId="77777777" w:rsidR="00CE7775" w:rsidRPr="00DD6093" w:rsidRDefault="00CE7775">
            <w:pPr>
              <w:jc w:val="center"/>
              <w:rPr>
                <w:rFonts w:ascii="Times New Roman" w:eastAsia="Times New Roman" w:hAnsi="Times New Roman" w:cs="Times New Roman"/>
                <w:sz w:val="24"/>
                <w:szCs w:val="24"/>
                <w:lang w:val="sv-SE"/>
              </w:rPr>
            </w:pPr>
          </w:p>
          <w:p w14:paraId="000001DE" w14:textId="77777777" w:rsidR="00CE7775" w:rsidRPr="00DD6093" w:rsidRDefault="00000000">
            <w:pPr>
              <w:jc w:val="cente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Nama Orang Tua Mahasiswa</w:t>
            </w:r>
          </w:p>
          <w:p w14:paraId="000001DF" w14:textId="77777777" w:rsidR="00CE7775" w:rsidRPr="00DD6093" w:rsidRDefault="00000000">
            <w:pPr>
              <w:jc w:val="center"/>
              <w:rPr>
                <w:rFonts w:ascii="Times New Roman" w:eastAsia="Times New Roman" w:hAnsi="Times New Roman" w:cs="Times New Roman"/>
                <w:sz w:val="24"/>
                <w:szCs w:val="24"/>
                <w:lang w:val="sv-SE"/>
              </w:rPr>
            </w:pPr>
            <w:r w:rsidRPr="00DD6093">
              <w:rPr>
                <w:rFonts w:ascii="Times New Roman" w:eastAsia="Times New Roman" w:hAnsi="Times New Roman" w:cs="Times New Roman"/>
                <w:sz w:val="24"/>
                <w:szCs w:val="24"/>
                <w:lang w:val="sv-SE"/>
              </w:rPr>
              <w:t>NIK</w:t>
            </w:r>
          </w:p>
        </w:tc>
      </w:tr>
    </w:tbl>
    <w:p w14:paraId="000001E1" w14:textId="77777777" w:rsidR="00CE7775" w:rsidRPr="00DD6093" w:rsidRDefault="00CE7775">
      <w:pPr>
        <w:rPr>
          <w:rFonts w:ascii="Times New Roman" w:eastAsia="Times New Roman" w:hAnsi="Times New Roman" w:cs="Times New Roman"/>
          <w:color w:val="FF0000"/>
          <w:sz w:val="24"/>
          <w:szCs w:val="24"/>
          <w:lang w:val="sv-SE"/>
        </w:rPr>
      </w:pPr>
    </w:p>
    <w:p w14:paraId="000001E2" w14:textId="77777777" w:rsidR="00CE7775" w:rsidRPr="00DD6093" w:rsidRDefault="00CE7775">
      <w:pPr>
        <w:rPr>
          <w:rFonts w:ascii="Times New Roman" w:eastAsia="Times New Roman" w:hAnsi="Times New Roman" w:cs="Times New Roman"/>
          <w:color w:val="FF0000"/>
          <w:sz w:val="24"/>
          <w:szCs w:val="24"/>
          <w:lang w:val="sv-SE"/>
        </w:rPr>
      </w:pPr>
    </w:p>
    <w:p w14:paraId="000001E3" w14:textId="77777777" w:rsidR="00CE7775" w:rsidRPr="00DD6093" w:rsidRDefault="00000000">
      <w:pPr>
        <w:rPr>
          <w:rFonts w:ascii="Times New Roman" w:eastAsia="Times New Roman" w:hAnsi="Times New Roman" w:cs="Times New Roman"/>
          <w:color w:val="FF0000"/>
          <w:sz w:val="24"/>
          <w:szCs w:val="24"/>
          <w:lang w:val="sv-SE"/>
        </w:rPr>
      </w:pPr>
      <w:r w:rsidRPr="00DD6093">
        <w:rPr>
          <w:rFonts w:ascii="Times New Roman" w:eastAsia="Times New Roman" w:hAnsi="Times New Roman" w:cs="Times New Roman"/>
          <w:color w:val="FF0000"/>
          <w:sz w:val="24"/>
          <w:szCs w:val="24"/>
          <w:lang w:val="sv-SE"/>
        </w:rPr>
        <w:tab/>
      </w:r>
    </w:p>
    <w:p w14:paraId="000001E4" w14:textId="77777777" w:rsidR="00CE7775" w:rsidRPr="00DD6093" w:rsidRDefault="00000000">
      <w:pPr>
        <w:rPr>
          <w:rFonts w:ascii="Times New Roman" w:eastAsia="Times New Roman" w:hAnsi="Times New Roman" w:cs="Times New Roman"/>
          <w:sz w:val="20"/>
          <w:szCs w:val="20"/>
          <w:lang w:val="sv-SE"/>
        </w:rPr>
        <w:sectPr w:rsidR="00CE7775" w:rsidRPr="00DD6093">
          <w:pgSz w:w="11906" w:h="16838"/>
          <w:pgMar w:top="2552" w:right="1020" w:bottom="560" w:left="1020" w:header="227" w:footer="376" w:gutter="0"/>
          <w:cols w:space="720"/>
        </w:sectPr>
      </w:pPr>
      <w:r w:rsidRPr="00DD6093">
        <w:rPr>
          <w:rFonts w:ascii="Times New Roman" w:eastAsia="Times New Roman" w:hAnsi="Times New Roman" w:cs="Times New Roman"/>
          <w:sz w:val="20"/>
          <w:szCs w:val="20"/>
          <w:lang w:val="sv-SE"/>
        </w:rPr>
        <w:t>Note *: segala ketentuan persyaratan administrative syarat kelulusan bukan menjadi tanggung jawab prodi</w:t>
      </w:r>
    </w:p>
    <w:p w14:paraId="000001E5" w14:textId="77777777" w:rsidR="00CE7775" w:rsidRPr="00DD6093" w:rsidRDefault="00CE7775">
      <w:pPr>
        <w:spacing w:before="120" w:after="0" w:line="240" w:lineRule="auto"/>
        <w:rPr>
          <w:rFonts w:ascii="Times New Roman" w:eastAsia="Times New Roman" w:hAnsi="Times New Roman" w:cs="Times New Roman"/>
          <w:b/>
          <w:sz w:val="32"/>
          <w:szCs w:val="32"/>
          <w:lang w:val="sv-SE"/>
        </w:rPr>
        <w:sectPr w:rsidR="00CE7775" w:rsidRPr="00DD6093">
          <w:headerReference w:type="default" r:id="rId15"/>
          <w:footerReference w:type="default" r:id="rId16"/>
          <w:pgSz w:w="11906" w:h="16838"/>
          <w:pgMar w:top="1701" w:right="1418" w:bottom="1701" w:left="1985" w:header="0" w:footer="0" w:gutter="0"/>
          <w:cols w:space="720"/>
        </w:sectPr>
      </w:pPr>
    </w:p>
    <w:p w14:paraId="000001E6" w14:textId="77777777" w:rsidR="00CE7775" w:rsidRPr="00DD6093" w:rsidRDefault="00000000">
      <w:pPr>
        <w:spacing w:before="120" w:after="0" w:line="240" w:lineRule="auto"/>
        <w:jc w:val="center"/>
        <w:rPr>
          <w:rFonts w:ascii="Times New Roman" w:eastAsia="Times New Roman" w:hAnsi="Times New Roman" w:cs="Times New Roman"/>
          <w:sz w:val="30"/>
          <w:szCs w:val="30"/>
          <w:lang w:val="sv-SE"/>
        </w:rPr>
      </w:pPr>
      <w:r w:rsidRPr="00DD6093">
        <w:rPr>
          <w:rFonts w:ascii="Times New Roman" w:eastAsia="Times New Roman" w:hAnsi="Times New Roman" w:cs="Times New Roman"/>
          <w:sz w:val="30"/>
          <w:szCs w:val="30"/>
          <w:lang w:val="sv-SE"/>
        </w:rPr>
        <w:lastRenderedPageBreak/>
        <w:t>“Ukuran kertas mengikuti aturan terbaru ya”</w:t>
      </w:r>
    </w:p>
    <w:p w14:paraId="000001E7" w14:textId="77777777" w:rsidR="00CE7775" w:rsidRDefault="00000000">
      <w:pPr>
        <w:spacing w:before="120" w:after="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https://s.itera.id/TnB9K6</w:t>
      </w:r>
    </w:p>
    <w:p w14:paraId="000001E8" w14:textId="77777777" w:rsidR="00CE7775" w:rsidRDefault="00CE7775">
      <w:pPr>
        <w:spacing w:before="120" w:after="0" w:line="240" w:lineRule="auto"/>
        <w:jc w:val="center"/>
        <w:rPr>
          <w:rFonts w:ascii="Times New Roman" w:eastAsia="Times New Roman" w:hAnsi="Times New Roman" w:cs="Times New Roman"/>
          <w:sz w:val="30"/>
          <w:szCs w:val="30"/>
        </w:rPr>
      </w:pPr>
    </w:p>
    <w:p w14:paraId="000001E9" w14:textId="77777777" w:rsidR="00CE7775" w:rsidRDefault="00000000">
      <w:pPr>
        <w:spacing w:before="120" w:after="0" w:line="24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COVER DEPAN</w:t>
      </w:r>
    </w:p>
    <w:p w14:paraId="000001EA" w14:textId="77777777" w:rsidR="00CE7775" w:rsidRDefault="00000000">
      <w:pPr>
        <w:spacing w:before="120" w:after="0" w:line="24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Warna Cover: Hitam ITERA.</w:t>
      </w:r>
    </w:p>
    <w:p w14:paraId="000001EB" w14:textId="77777777" w:rsidR="00CE7775" w:rsidRDefault="00000000">
      <w:pPr>
        <w:spacing w:before="120" w:after="0" w:line="240" w:lineRule="auto"/>
        <w:jc w:val="cente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Ukuran</w:t>
      </w:r>
      <w:proofErr w:type="spellEnd"/>
      <w:r>
        <w:rPr>
          <w:rFonts w:ascii="Times New Roman" w:eastAsia="Times New Roman" w:hAnsi="Times New Roman" w:cs="Times New Roman"/>
          <w:sz w:val="30"/>
          <w:szCs w:val="30"/>
        </w:rPr>
        <w:t>: Panjang 23 cm dan Lebar 15,5 cm. (UNESCO)</w:t>
      </w:r>
    </w:p>
    <w:p w14:paraId="000001EC" w14:textId="77777777" w:rsidR="00CE7775" w:rsidRDefault="00000000">
      <w:pPr>
        <w:spacing w:before="120" w:after="0" w:line="240" w:lineRule="auto"/>
        <w:jc w:val="center"/>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Judul</w:t>
      </w:r>
      <w:proofErr w:type="spellEnd"/>
      <w:r>
        <w:rPr>
          <w:rFonts w:ascii="Times New Roman" w:eastAsia="Times New Roman" w:hAnsi="Times New Roman" w:cs="Times New Roman"/>
          <w:sz w:val="30"/>
          <w:szCs w:val="30"/>
        </w:rPr>
        <w:t xml:space="preserve"> Buku: </w:t>
      </w:r>
      <w:proofErr w:type="spellStart"/>
      <w:r>
        <w:rPr>
          <w:rFonts w:ascii="Times New Roman" w:eastAsia="Times New Roman" w:hAnsi="Times New Roman" w:cs="Times New Roman"/>
          <w:sz w:val="30"/>
          <w:szCs w:val="30"/>
        </w:rPr>
        <w:t>Diletakkan</w:t>
      </w:r>
      <w:proofErr w:type="spellEnd"/>
      <w:r>
        <w:rPr>
          <w:rFonts w:ascii="Times New Roman" w:eastAsia="Times New Roman" w:hAnsi="Times New Roman" w:cs="Times New Roman"/>
          <w:sz w:val="30"/>
          <w:szCs w:val="30"/>
        </w:rPr>
        <w:t xml:space="preserve"> di </w:t>
      </w:r>
      <w:proofErr w:type="spellStart"/>
      <w:r>
        <w:rPr>
          <w:rFonts w:ascii="Times New Roman" w:eastAsia="Times New Roman" w:hAnsi="Times New Roman" w:cs="Times New Roman"/>
          <w:sz w:val="30"/>
          <w:szCs w:val="30"/>
        </w:rPr>
        <w:t>bagian</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atas</w:t>
      </w:r>
      <w:proofErr w:type="spellEnd"/>
      <w:r>
        <w:rPr>
          <w:rFonts w:ascii="Times New Roman" w:eastAsia="Times New Roman" w:hAnsi="Times New Roman" w:cs="Times New Roman"/>
          <w:sz w:val="30"/>
          <w:szCs w:val="30"/>
        </w:rPr>
        <w:t>.</w:t>
      </w:r>
    </w:p>
    <w:p w14:paraId="000001ED" w14:textId="77777777" w:rsidR="00CE7775" w:rsidRPr="00DD6093" w:rsidRDefault="00000000">
      <w:pPr>
        <w:spacing w:before="120" w:after="0" w:line="240" w:lineRule="auto"/>
        <w:jc w:val="center"/>
        <w:rPr>
          <w:rFonts w:ascii="Times New Roman" w:eastAsia="Times New Roman" w:hAnsi="Times New Roman" w:cs="Times New Roman"/>
          <w:sz w:val="30"/>
          <w:szCs w:val="30"/>
          <w:lang w:val="sv-SE"/>
        </w:rPr>
      </w:pPr>
      <w:r w:rsidRPr="00DD6093">
        <w:rPr>
          <w:rFonts w:ascii="Times New Roman" w:eastAsia="Times New Roman" w:hAnsi="Times New Roman" w:cs="Times New Roman"/>
          <w:sz w:val="30"/>
          <w:szCs w:val="30"/>
          <w:lang w:val="sv-SE"/>
        </w:rPr>
        <w:t>Nama dan NIM: Ditempatkan di atas logo ITERA, menggunakan font Times New Roman ukuran 11, berwarna emas.</w:t>
      </w:r>
    </w:p>
    <w:p w14:paraId="000001EE" w14:textId="77777777" w:rsidR="00CE7775" w:rsidRPr="00DD6093" w:rsidRDefault="00CE7775">
      <w:pPr>
        <w:spacing w:before="120" w:after="0" w:line="240" w:lineRule="auto"/>
        <w:jc w:val="center"/>
        <w:rPr>
          <w:rFonts w:ascii="Times New Roman" w:eastAsia="Times New Roman" w:hAnsi="Times New Roman" w:cs="Times New Roman"/>
          <w:sz w:val="30"/>
          <w:szCs w:val="30"/>
          <w:lang w:val="sv-SE"/>
        </w:rPr>
      </w:pPr>
    </w:p>
    <w:p w14:paraId="000001EF" w14:textId="77777777" w:rsidR="00CE7775" w:rsidRPr="00DD6093" w:rsidRDefault="00000000">
      <w:pPr>
        <w:spacing w:before="120" w:after="0" w:line="240" w:lineRule="auto"/>
        <w:jc w:val="center"/>
        <w:rPr>
          <w:rFonts w:ascii="Times New Roman" w:eastAsia="Times New Roman" w:hAnsi="Times New Roman" w:cs="Times New Roman"/>
          <w:sz w:val="30"/>
          <w:szCs w:val="30"/>
          <w:lang w:val="sv-SE"/>
        </w:rPr>
      </w:pPr>
      <w:r w:rsidRPr="00DD6093">
        <w:rPr>
          <w:rFonts w:ascii="Times New Roman" w:eastAsia="Times New Roman" w:hAnsi="Times New Roman" w:cs="Times New Roman"/>
          <w:sz w:val="30"/>
          <w:szCs w:val="30"/>
          <w:lang w:val="sv-SE"/>
        </w:rPr>
        <w:t>Logo ITERA: Berada di tengah dengan ukuran 3 × 3 cm, berwarna.</w:t>
      </w:r>
    </w:p>
    <w:p w14:paraId="000001F0" w14:textId="77777777" w:rsidR="00CE7775" w:rsidRPr="00DD6093" w:rsidRDefault="00CE7775">
      <w:pPr>
        <w:spacing w:before="120" w:after="0" w:line="240" w:lineRule="auto"/>
        <w:jc w:val="center"/>
        <w:rPr>
          <w:rFonts w:ascii="Times New Roman" w:eastAsia="Times New Roman" w:hAnsi="Times New Roman" w:cs="Times New Roman"/>
          <w:sz w:val="30"/>
          <w:szCs w:val="30"/>
          <w:lang w:val="sv-SE"/>
        </w:rPr>
      </w:pPr>
    </w:p>
    <w:p w14:paraId="000001F1" w14:textId="77777777" w:rsidR="00CE7775" w:rsidRDefault="00000000">
      <w:pPr>
        <w:spacing w:before="120" w:after="0" w:line="240" w:lineRule="auto"/>
        <w:jc w:val="center"/>
        <w:rPr>
          <w:rFonts w:ascii="Times New Roman" w:eastAsia="Times New Roman" w:hAnsi="Times New Roman" w:cs="Times New Roman"/>
          <w:sz w:val="30"/>
          <w:szCs w:val="30"/>
        </w:rPr>
      </w:pPr>
      <w:r w:rsidRPr="00DD6093">
        <w:rPr>
          <w:rFonts w:ascii="Times New Roman" w:eastAsia="Times New Roman" w:hAnsi="Times New Roman" w:cs="Times New Roman"/>
          <w:sz w:val="30"/>
          <w:szCs w:val="30"/>
          <w:lang w:val="sv-SE"/>
        </w:rPr>
        <w:t xml:space="preserve">Keterangan Tambahan: Di bawah logo dituliskan Program Studi, Fakultas, Tahun Terbit, serta Institut Teknologi Sumatera. </w:t>
      </w:r>
      <w:proofErr w:type="spellStart"/>
      <w:r>
        <w:rPr>
          <w:rFonts w:ascii="Times New Roman" w:eastAsia="Times New Roman" w:hAnsi="Times New Roman" w:cs="Times New Roman"/>
          <w:sz w:val="30"/>
          <w:szCs w:val="30"/>
        </w:rPr>
        <w:t>Menggunakan</w:t>
      </w:r>
      <w:proofErr w:type="spellEnd"/>
      <w:r>
        <w:rPr>
          <w:rFonts w:ascii="Times New Roman" w:eastAsia="Times New Roman" w:hAnsi="Times New Roman" w:cs="Times New Roman"/>
          <w:sz w:val="30"/>
          <w:szCs w:val="30"/>
        </w:rPr>
        <w:t xml:space="preserve"> font Times New Roman </w:t>
      </w:r>
      <w:proofErr w:type="spellStart"/>
      <w:r>
        <w:rPr>
          <w:rFonts w:ascii="Times New Roman" w:eastAsia="Times New Roman" w:hAnsi="Times New Roman" w:cs="Times New Roman"/>
          <w:sz w:val="30"/>
          <w:szCs w:val="30"/>
        </w:rPr>
        <w:t>ukuran</w:t>
      </w:r>
      <w:proofErr w:type="spellEnd"/>
      <w:r>
        <w:rPr>
          <w:rFonts w:ascii="Times New Roman" w:eastAsia="Times New Roman" w:hAnsi="Times New Roman" w:cs="Times New Roman"/>
          <w:sz w:val="30"/>
          <w:szCs w:val="30"/>
        </w:rPr>
        <w:t xml:space="preserve"> 11, </w:t>
      </w:r>
      <w:proofErr w:type="spellStart"/>
      <w:r>
        <w:rPr>
          <w:rFonts w:ascii="Times New Roman" w:eastAsia="Times New Roman" w:hAnsi="Times New Roman" w:cs="Times New Roman"/>
          <w:sz w:val="30"/>
          <w:szCs w:val="30"/>
        </w:rPr>
        <w:t>berwarna</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emas</w:t>
      </w:r>
      <w:proofErr w:type="spellEnd"/>
      <w:r>
        <w:rPr>
          <w:rFonts w:ascii="Times New Roman" w:eastAsia="Times New Roman" w:hAnsi="Times New Roman" w:cs="Times New Roman"/>
          <w:sz w:val="30"/>
          <w:szCs w:val="30"/>
        </w:rPr>
        <w:t>.</w:t>
      </w:r>
    </w:p>
    <w:p w14:paraId="000001F2" w14:textId="77777777" w:rsidR="00CE7775" w:rsidRDefault="00CE7775">
      <w:pPr>
        <w:spacing w:before="120" w:after="0" w:line="240" w:lineRule="auto"/>
        <w:jc w:val="center"/>
        <w:rPr>
          <w:rFonts w:ascii="Times New Roman" w:eastAsia="Times New Roman" w:hAnsi="Times New Roman" w:cs="Times New Roman"/>
          <w:sz w:val="30"/>
          <w:szCs w:val="30"/>
        </w:rPr>
      </w:pPr>
    </w:p>
    <w:p w14:paraId="000001F3" w14:textId="77777777" w:rsidR="00CE7775" w:rsidRDefault="00000000">
      <w:pPr>
        <w:pStyle w:val="Heading3"/>
        <w:keepNext w:val="0"/>
        <w:spacing w:before="280" w:after="80"/>
        <w:ind w:left="0" w:firstLine="0"/>
        <w:jc w:val="center"/>
        <w:rPr>
          <w:rFonts w:ascii="Times New Roman" w:eastAsia="Times New Roman" w:hAnsi="Times New Roman" w:cs="Times New Roman"/>
          <w:sz w:val="32"/>
          <w:szCs w:val="32"/>
        </w:rPr>
      </w:pPr>
      <w:bookmarkStart w:id="5" w:name="_heading=h.8b4h4l834nky" w:colFirst="0" w:colLast="0"/>
      <w:bookmarkEnd w:id="5"/>
      <w:r>
        <w:rPr>
          <w:rFonts w:ascii="Times New Roman" w:eastAsia="Times New Roman" w:hAnsi="Times New Roman" w:cs="Times New Roman"/>
          <w:sz w:val="32"/>
          <w:szCs w:val="32"/>
        </w:rPr>
        <w:t>ISI BUKU</w:t>
      </w:r>
    </w:p>
    <w:p w14:paraId="000001F4" w14:textId="77777777" w:rsidR="00CE7775" w:rsidRDefault="00000000">
      <w:pPr>
        <w:numPr>
          <w:ilvl w:val="0"/>
          <w:numId w:val="15"/>
        </w:numPr>
        <w:spacing w:before="240"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Font: Times New Roman, </w:t>
      </w:r>
      <w:proofErr w:type="spellStart"/>
      <w:r>
        <w:rPr>
          <w:rFonts w:ascii="Times New Roman" w:eastAsia="Times New Roman" w:hAnsi="Times New Roman" w:cs="Times New Roman"/>
          <w:sz w:val="30"/>
          <w:szCs w:val="30"/>
        </w:rPr>
        <w:t>ukuran</w:t>
      </w:r>
      <w:proofErr w:type="spellEnd"/>
      <w:r>
        <w:rPr>
          <w:rFonts w:ascii="Times New Roman" w:eastAsia="Times New Roman" w:hAnsi="Times New Roman" w:cs="Times New Roman"/>
          <w:sz w:val="30"/>
          <w:szCs w:val="30"/>
        </w:rPr>
        <w:t xml:space="preserve"> 11 pt, </w:t>
      </w:r>
      <w:proofErr w:type="spellStart"/>
      <w:r>
        <w:rPr>
          <w:rFonts w:ascii="Times New Roman" w:eastAsia="Times New Roman" w:hAnsi="Times New Roman" w:cs="Times New Roman"/>
          <w:sz w:val="30"/>
          <w:szCs w:val="30"/>
        </w:rPr>
        <w:t>spasi</w:t>
      </w:r>
      <w:proofErr w:type="spellEnd"/>
      <w:r>
        <w:rPr>
          <w:rFonts w:ascii="Times New Roman" w:eastAsia="Times New Roman" w:hAnsi="Times New Roman" w:cs="Times New Roman"/>
          <w:sz w:val="30"/>
          <w:szCs w:val="30"/>
        </w:rPr>
        <w:t xml:space="preserve"> 1,5.</w:t>
      </w:r>
    </w:p>
    <w:p w14:paraId="000001F5" w14:textId="77777777" w:rsidR="00CE7775" w:rsidRDefault="00000000">
      <w:pPr>
        <w:numPr>
          <w:ilvl w:val="0"/>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Margin:</w:t>
      </w:r>
    </w:p>
    <w:p w14:paraId="000001F6"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Atas: 2 cm</w:t>
      </w:r>
    </w:p>
    <w:p w14:paraId="000001F7"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Kiri: 2 cm</w:t>
      </w:r>
    </w:p>
    <w:p w14:paraId="000001F8"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Bawah: 2 cm</w:t>
      </w:r>
    </w:p>
    <w:p w14:paraId="000001F9"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Kanan: 2 cm</w:t>
      </w:r>
    </w:p>
    <w:p w14:paraId="000001FA" w14:textId="77777777" w:rsidR="00CE7775" w:rsidRDefault="00000000">
      <w:pPr>
        <w:numPr>
          <w:ilvl w:val="1"/>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Gutter : 0.5 cm</w:t>
      </w:r>
    </w:p>
    <w:p w14:paraId="000001FB" w14:textId="77777777" w:rsidR="00CE7775" w:rsidRDefault="00000000">
      <w:pPr>
        <w:numPr>
          <w:ilvl w:val="0"/>
          <w:numId w:val="15"/>
        </w:numPr>
        <w:spacing w:after="0" w:line="240" w:lineRule="auto"/>
        <w:rPr>
          <w:rFonts w:ascii="Times New Roman" w:eastAsia="Times New Roman" w:hAnsi="Times New Roman" w:cs="Times New Roman"/>
          <w:sz w:val="30"/>
          <w:szCs w:val="30"/>
        </w:rPr>
      </w:pPr>
      <w:proofErr w:type="spellStart"/>
      <w:r>
        <w:rPr>
          <w:rFonts w:ascii="Times New Roman" w:eastAsia="Times New Roman" w:hAnsi="Times New Roman" w:cs="Times New Roman"/>
          <w:sz w:val="30"/>
          <w:szCs w:val="30"/>
        </w:rPr>
        <w:t>Kertas</w:t>
      </w:r>
      <w:proofErr w:type="spellEnd"/>
      <w:r>
        <w:rPr>
          <w:rFonts w:ascii="Times New Roman" w:eastAsia="Times New Roman" w:hAnsi="Times New Roman" w:cs="Times New Roman"/>
          <w:sz w:val="30"/>
          <w:szCs w:val="30"/>
        </w:rPr>
        <w:t>: Tebal 75 gsm.</w:t>
      </w:r>
    </w:p>
    <w:p w14:paraId="000001FC" w14:textId="77777777" w:rsidR="00CE7775" w:rsidRDefault="00000000">
      <w:pPr>
        <w:numPr>
          <w:ilvl w:val="0"/>
          <w:numId w:val="15"/>
        </w:numPr>
        <w:spacing w:after="0" w:line="240" w:lineRule="auto"/>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Pencetakan: Warna, </w:t>
      </w:r>
      <w:proofErr w:type="spellStart"/>
      <w:r>
        <w:rPr>
          <w:rFonts w:ascii="Times New Roman" w:eastAsia="Times New Roman" w:hAnsi="Times New Roman" w:cs="Times New Roman"/>
          <w:sz w:val="30"/>
          <w:szCs w:val="30"/>
        </w:rPr>
        <w:t>bolak-balik</w:t>
      </w:r>
      <w:proofErr w:type="spellEnd"/>
      <w:r>
        <w:rPr>
          <w:rFonts w:ascii="Times New Roman" w:eastAsia="Times New Roman" w:hAnsi="Times New Roman" w:cs="Times New Roman"/>
          <w:sz w:val="30"/>
          <w:szCs w:val="30"/>
        </w:rPr>
        <w:t>.</w:t>
      </w:r>
    </w:p>
    <w:p w14:paraId="000001FD" w14:textId="524B33DD" w:rsidR="00CE7775" w:rsidRDefault="00000000">
      <w:pPr>
        <w:numPr>
          <w:ilvl w:val="0"/>
          <w:numId w:val="15"/>
        </w:numPr>
        <w:spacing w:after="240" w:line="240" w:lineRule="auto"/>
        <w:rPr>
          <w:rFonts w:ascii="Times New Roman" w:eastAsia="Times New Roman" w:hAnsi="Times New Roman" w:cs="Times New Roman"/>
          <w:sz w:val="30"/>
          <w:szCs w:val="30"/>
        </w:rPr>
        <w:sectPr w:rsidR="00CE7775">
          <w:pgSz w:w="11906" w:h="16838"/>
          <w:pgMar w:top="1134" w:right="1134" w:bottom="1134" w:left="1134" w:header="0" w:footer="0" w:gutter="0"/>
          <w:cols w:space="720"/>
        </w:sectPr>
      </w:pPr>
      <w:r>
        <w:rPr>
          <w:rFonts w:ascii="Times New Roman" w:eastAsia="Times New Roman" w:hAnsi="Times New Roman" w:cs="Times New Roman"/>
          <w:sz w:val="30"/>
          <w:szCs w:val="30"/>
        </w:rPr>
        <w:t xml:space="preserve">Lampiran: </w:t>
      </w:r>
      <w:proofErr w:type="spellStart"/>
      <w:r>
        <w:rPr>
          <w:rFonts w:ascii="Times New Roman" w:eastAsia="Times New Roman" w:hAnsi="Times New Roman" w:cs="Times New Roman"/>
          <w:sz w:val="30"/>
          <w:szCs w:val="30"/>
        </w:rPr>
        <w:t>Dicetak</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dalam</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bentuk</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kode</w:t>
      </w:r>
      <w:proofErr w:type="spellEnd"/>
      <w:r>
        <w:rPr>
          <w:rFonts w:ascii="Times New Roman" w:eastAsia="Times New Roman" w:hAnsi="Times New Roman" w:cs="Times New Roman"/>
          <w:sz w:val="30"/>
          <w:szCs w:val="30"/>
        </w:rPr>
        <w:t xml:space="preserve"> QR yang </w:t>
      </w:r>
      <w:proofErr w:type="spellStart"/>
      <w:r>
        <w:rPr>
          <w:rFonts w:ascii="Times New Roman" w:eastAsia="Times New Roman" w:hAnsi="Times New Roman" w:cs="Times New Roman"/>
          <w:sz w:val="30"/>
          <w:szCs w:val="30"/>
        </w:rPr>
        <w:t>dapat</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diunduh</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melalui</w:t>
      </w:r>
      <w:proofErr w:type="spellEnd"/>
      <w:r>
        <w:rPr>
          <w:rFonts w:ascii="Times New Roman" w:eastAsia="Times New Roman" w:hAnsi="Times New Roman" w:cs="Times New Roman"/>
          <w:sz w:val="30"/>
          <w:szCs w:val="30"/>
        </w:rPr>
        <w:t xml:space="preserve"> </w:t>
      </w:r>
      <w:proofErr w:type="spellStart"/>
      <w:r>
        <w:rPr>
          <w:rFonts w:ascii="Times New Roman" w:eastAsia="Times New Roman" w:hAnsi="Times New Roman" w:cs="Times New Roman"/>
          <w:sz w:val="30"/>
          <w:szCs w:val="30"/>
        </w:rPr>
        <w:t>akun</w:t>
      </w:r>
      <w:proofErr w:type="spellEnd"/>
      <w:r>
        <w:rPr>
          <w:rFonts w:ascii="Times New Roman" w:eastAsia="Times New Roman" w:hAnsi="Times New Roman" w:cs="Times New Roman"/>
          <w:sz w:val="30"/>
          <w:szCs w:val="30"/>
        </w:rPr>
        <w:t xml:space="preserve"> repository: </w:t>
      </w:r>
      <w:proofErr w:type="spellStart"/>
      <w:r>
        <w:rPr>
          <w:rFonts w:ascii="Times New Roman" w:eastAsia="Times New Roman" w:hAnsi="Times New Roman" w:cs="Times New Roman"/>
          <w:sz w:val="30"/>
          <w:szCs w:val="30"/>
        </w:rPr>
        <w:t>repo.itera.ac.i</w:t>
      </w:r>
      <w:proofErr w:type="spellEnd"/>
    </w:p>
    <w:p w14:paraId="00000395" w14:textId="77777777" w:rsidR="00CE7775" w:rsidRDefault="00CE7775" w:rsidP="002D267C">
      <w:pPr>
        <w:spacing w:after="0" w:line="276" w:lineRule="auto"/>
        <w:jc w:val="both"/>
        <w:rPr>
          <w:rFonts w:ascii="Times New Roman" w:eastAsia="Times New Roman" w:hAnsi="Times New Roman" w:cs="Times New Roman"/>
          <w:b/>
        </w:rPr>
      </w:pPr>
    </w:p>
    <w:sectPr w:rsidR="00CE7775">
      <w:pgSz w:w="11906" w:h="16838"/>
      <w:pgMar w:top="1134"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9E7EA" w14:textId="77777777" w:rsidR="007F47AC" w:rsidRDefault="007F47AC">
      <w:pPr>
        <w:spacing w:after="0" w:line="240" w:lineRule="auto"/>
      </w:pPr>
      <w:r>
        <w:separator/>
      </w:r>
    </w:p>
  </w:endnote>
  <w:endnote w:type="continuationSeparator" w:id="0">
    <w:p w14:paraId="3459B678" w14:textId="77777777" w:rsidR="007F47AC" w:rsidRDefault="007F47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embedRegular r:id="rId1" w:fontKey="{B3EB29B0-C7F4-4AC8-BCF5-57C98C6E69B0}"/>
    <w:embedBold r:id="rId2" w:fontKey="{4A9226D7-06D4-4705-8933-FDC45343BA76}"/>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3" w:fontKey="{D246B8A5-E731-4ABC-8948-D330439EA775}"/>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AC5E4780-05E7-4AA5-97DD-678BD30098E6}"/>
    <w:embedBold r:id="rId5" w:fontKey="{63A1A235-83ED-4F86-A02C-3481349DC754}"/>
    <w:embedItalic r:id="rId6" w:fontKey="{454F32A3-E2F9-4426-8F42-B734C703B3C3}"/>
    <w:embedBoldItalic r:id="rId7" w:fontKey="{CA064C43-8CF7-4EDC-910C-D2175C3CC5C1}"/>
  </w:font>
  <w:font w:name="Georgia">
    <w:panose1 w:val="02040502050405020303"/>
    <w:charset w:val="00"/>
    <w:family w:val="roman"/>
    <w:pitch w:val="variable"/>
    <w:sig w:usb0="00000287" w:usb1="00000000" w:usb2="00000000" w:usb3="00000000" w:csb0="0000009F" w:csb1="00000000"/>
    <w:embedRegular r:id="rId8" w:fontKey="{6ECC9488-7A8D-4E6A-A226-8BFEDA97CA9F}"/>
    <w:embedItalic r:id="rId9" w:fontKey="{D38139EE-FCA3-4D8E-9E63-2B1890BA234A}"/>
  </w:font>
  <w:font w:name="Palatino">
    <w:altName w:val="Book Antiqua"/>
    <w:panose1 w:val="00000000000000000000"/>
    <w:charset w:val="00"/>
    <w:family w:val="auto"/>
    <w:pitch w:val="variable"/>
    <w:sig w:usb0="00000087" w:usb1="00000000" w:usb2="00000000" w:usb3="00000000" w:csb0="0000001B" w:csb1="00000000"/>
    <w:embedRegular r:id="rId10" w:fontKey="{669C0909-C04C-4E9C-B6E3-1DCC324A81E7}"/>
  </w:font>
  <w:font w:name="Cambria">
    <w:panose1 w:val="02040503050406030204"/>
    <w:charset w:val="00"/>
    <w:family w:val="roman"/>
    <w:pitch w:val="variable"/>
    <w:sig w:usb0="E00006FF" w:usb1="420024FF" w:usb2="02000000" w:usb3="00000000" w:csb0="0000019F" w:csb1="00000000"/>
    <w:embedRegular r:id="rId11" w:fontKey="{3526C65D-05D9-45CB-ADFD-878D4890171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5"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0288" behindDoc="1" locked="0" layoutInCell="1" hidden="0" allowOverlap="1" wp14:anchorId="73974EF4" wp14:editId="0EBCE8F2">
          <wp:simplePos x="0" y="0"/>
          <wp:positionH relativeFrom="column">
            <wp:posOffset>-1260467</wp:posOffset>
          </wp:positionH>
          <wp:positionV relativeFrom="paragraph">
            <wp:posOffset>0</wp:posOffset>
          </wp:positionV>
          <wp:extent cx="4512900" cy="95250"/>
          <wp:effectExtent l="0" t="0" r="0" b="0"/>
          <wp:wrapNone/>
          <wp:docPr id="18832750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6" w14:textId="66BC9BC6" w:rsidR="00CE7775" w:rsidRDefault="00000000">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p w14:paraId="000003A7"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8" w14:textId="77777777" w:rsidR="00CE7775" w:rsidRDefault="00000000">
    <w:pPr>
      <w:widowControl w:val="0"/>
      <w:pBdr>
        <w:top w:val="nil"/>
        <w:left w:val="nil"/>
        <w:bottom w:val="nil"/>
        <w:right w:val="nil"/>
        <w:between w:val="nil"/>
      </w:pBdr>
      <w:spacing w:after="0" w:line="14" w:lineRule="auto"/>
      <w:rPr>
        <w:rFonts w:ascii="Palatino" w:eastAsia="Palatino" w:hAnsi="Palatino" w:cs="Palatino"/>
        <w:color w:val="000000"/>
        <w:sz w:val="20"/>
        <w:szCs w:val="20"/>
      </w:rPr>
    </w:pPr>
    <w:r>
      <w:rPr>
        <w:noProof/>
      </w:rPr>
      <w:drawing>
        <wp:anchor distT="0" distB="0" distL="0" distR="0" simplePos="0" relativeHeight="251663360" behindDoc="1" locked="0" layoutInCell="1" hidden="0" allowOverlap="1" wp14:anchorId="6E8C5AE4" wp14:editId="1987C5A8">
          <wp:simplePos x="0" y="0"/>
          <wp:positionH relativeFrom="column">
            <wp:posOffset>-1260467</wp:posOffset>
          </wp:positionH>
          <wp:positionV relativeFrom="paragraph">
            <wp:posOffset>0</wp:posOffset>
          </wp:positionV>
          <wp:extent cx="4512900" cy="95250"/>
          <wp:effectExtent l="0" t="0" r="0" b="0"/>
          <wp:wrapNone/>
          <wp:docPr id="188327507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12900" cy="95250"/>
                  </a:xfrm>
                  <a:prstGeom prst="rect">
                    <a:avLst/>
                  </a:prstGeom>
                  <a:ln/>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9" w14:textId="77777777" w:rsidR="00CE7775" w:rsidRDefault="00CE7775">
    <w:pPr>
      <w:pBdr>
        <w:top w:val="nil"/>
        <w:left w:val="nil"/>
        <w:bottom w:val="nil"/>
        <w:right w:val="nil"/>
        <w:between w:val="nil"/>
      </w:pBdr>
      <w:tabs>
        <w:tab w:val="center" w:pos="4513"/>
        <w:tab w:val="right" w:pos="9026"/>
      </w:tabs>
      <w:spacing w:after="0" w:line="240" w:lineRule="auto"/>
      <w:jc w:val="center"/>
      <w:rPr>
        <w:rFonts w:ascii="Times New Roman" w:eastAsia="Times New Roman" w:hAnsi="Times New Roman" w:cs="Times New Roman"/>
        <w:color w:val="000000"/>
      </w:rPr>
    </w:pPr>
  </w:p>
  <w:p w14:paraId="000003AA" w14:textId="77777777" w:rsidR="00CE7775" w:rsidRDefault="00CE7775">
    <w:pPr>
      <w:widowControl w:val="0"/>
      <w:pBdr>
        <w:top w:val="nil"/>
        <w:left w:val="nil"/>
        <w:bottom w:val="nil"/>
        <w:right w:val="nil"/>
        <w:between w:val="nil"/>
      </w:pBdr>
      <w:spacing w:after="0" w:line="14" w:lineRule="auto"/>
      <w:rPr>
        <w:rFonts w:ascii="Palatino" w:eastAsia="Palatino" w:hAnsi="Palatino" w:cs="Palatino"/>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37AA2" w14:textId="77777777" w:rsidR="007F47AC" w:rsidRDefault="007F47AC">
      <w:pPr>
        <w:spacing w:after="0" w:line="240" w:lineRule="auto"/>
      </w:pPr>
      <w:r>
        <w:separator/>
      </w:r>
    </w:p>
  </w:footnote>
  <w:footnote w:type="continuationSeparator" w:id="0">
    <w:p w14:paraId="692C5202" w14:textId="77777777" w:rsidR="007F47AC" w:rsidRDefault="007F47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6"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114300" distR="114300" simplePos="0" relativeHeight="251658240" behindDoc="0" locked="0" layoutInCell="1" hidden="0" allowOverlap="1" wp14:anchorId="53CC5225" wp14:editId="60784396">
          <wp:simplePos x="0" y="0"/>
          <wp:positionH relativeFrom="column">
            <wp:posOffset>-153029</wp:posOffset>
          </wp:positionH>
          <wp:positionV relativeFrom="paragraph">
            <wp:posOffset>38100</wp:posOffset>
          </wp:positionV>
          <wp:extent cx="1173480" cy="1173480"/>
          <wp:effectExtent l="0" t="0" r="0" b="0"/>
          <wp:wrapNone/>
          <wp:docPr id="1883275067"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7"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8"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99" w14:textId="77777777" w:rsidR="00CE7775" w:rsidRPr="00DD6093"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9A" w14:textId="77777777" w:rsidR="00CE7775" w:rsidRDefault="00000000">
    <w:pPr>
      <w:pBdr>
        <w:top w:val="nil"/>
        <w:left w:val="nil"/>
        <w:bottom w:val="nil"/>
        <w:right w:val="nil"/>
        <w:between w:val="nil"/>
      </w:pBdr>
      <w:tabs>
        <w:tab w:val="center" w:pos="4513"/>
        <w:tab w:val="right" w:pos="9026"/>
      </w:tabs>
      <w:spacing w:after="0" w:line="240" w:lineRule="auto"/>
      <w:ind w:left="1418"/>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Telepon</w:t>
    </w:r>
    <w:proofErr w:type="spellEnd"/>
    <w:r>
      <w:rPr>
        <w:rFonts w:ascii="Times New Roman" w:eastAsia="Times New Roman" w:hAnsi="Times New Roman" w:cs="Times New Roman"/>
        <w:color w:val="000000"/>
        <w:sz w:val="24"/>
        <w:szCs w:val="24"/>
      </w:rPr>
      <w:t>: (0721) 8030188 Website: fti.itera.ac.id, Email: fti@itera.ac.id</w:t>
    </w:r>
    <w:r>
      <w:rPr>
        <w:noProof/>
      </w:rPr>
      <mc:AlternateContent>
        <mc:Choice Requires="wps">
          <w:drawing>
            <wp:anchor distT="0" distB="0" distL="114300" distR="114300" simplePos="0" relativeHeight="251659264" behindDoc="0" locked="0" layoutInCell="1" hidden="0" allowOverlap="1" wp14:anchorId="00C5ABC9" wp14:editId="3A5BECC7">
              <wp:simplePos x="0" y="0"/>
              <wp:positionH relativeFrom="column">
                <wp:posOffset>-76196</wp:posOffset>
              </wp:positionH>
              <wp:positionV relativeFrom="paragraph">
                <wp:posOffset>215900</wp:posOffset>
              </wp:positionV>
              <wp:extent cx="0" cy="50800"/>
              <wp:effectExtent l="0" t="0" r="0" b="0"/>
              <wp:wrapNone/>
              <wp:docPr id="1883275064" name="Straight Arrow Connector 1883275064"/>
              <wp:cNvGraphicFramePr/>
              <a:graphic xmlns:a="http://schemas.openxmlformats.org/drawingml/2006/main">
                <a:graphicData uri="http://schemas.microsoft.com/office/word/2010/wordprocessingShape">
                  <wps:wsp>
                    <wps:cNvCnPr/>
                    <wps:spPr>
                      <a:xfrm>
                        <a:off x="1746000" y="3780000"/>
                        <a:ext cx="7200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-76196</wp:posOffset>
              </wp:positionH>
              <wp:positionV relativeFrom="paragraph">
                <wp:posOffset>215900</wp:posOffset>
              </wp:positionV>
              <wp:extent cx="0" cy="50800"/>
              <wp:effectExtent b="0" l="0" r="0" t="0"/>
              <wp:wrapNone/>
              <wp:docPr id="1883275064"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B" w14:textId="77777777" w:rsidR="00CE7775" w:rsidRDefault="00CE7775">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p>
  <w:p w14:paraId="0000039C"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9D"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40"/>
        <w:szCs w:val="40"/>
        <w:lang w:val="sv-SE"/>
      </w:rPr>
      <w:t>KEMENTERIAN PENDIDIKAN TINGGI, SAINS, DAN TEKNOLOGI</w:t>
    </w:r>
    <w:r>
      <w:rPr>
        <w:noProof/>
      </w:rPr>
      <w:drawing>
        <wp:anchor distT="0" distB="0" distL="0" distR="0" simplePos="0" relativeHeight="251661312" behindDoc="1" locked="0" layoutInCell="1" hidden="0" allowOverlap="1" wp14:anchorId="00413A99" wp14:editId="6171B946">
          <wp:simplePos x="0" y="0"/>
          <wp:positionH relativeFrom="column">
            <wp:posOffset>-104134</wp:posOffset>
          </wp:positionH>
          <wp:positionV relativeFrom="paragraph">
            <wp:posOffset>-119376</wp:posOffset>
          </wp:positionV>
          <wp:extent cx="1173480" cy="1173480"/>
          <wp:effectExtent l="0" t="0" r="0" b="0"/>
          <wp:wrapNone/>
          <wp:docPr id="1883275072" name="image2.png" descr="A logo with a red do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a red dot&#10;&#10;AI-generated content may be incorrect."/>
                  <pic:cNvPicPr preferRelativeResize="0"/>
                </pic:nvPicPr>
                <pic:blipFill>
                  <a:blip r:embed="rId1"/>
                  <a:srcRect/>
                  <a:stretch>
                    <a:fillRect/>
                  </a:stretch>
                </pic:blipFill>
                <pic:spPr>
                  <a:xfrm>
                    <a:off x="0" y="0"/>
                    <a:ext cx="1173480" cy="1173480"/>
                  </a:xfrm>
                  <a:prstGeom prst="rect">
                    <a:avLst/>
                  </a:prstGeom>
                  <a:ln/>
                </pic:spPr>
              </pic:pic>
            </a:graphicData>
          </a:graphic>
        </wp:anchor>
      </w:drawing>
    </w:r>
  </w:p>
  <w:p w14:paraId="0000039E"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8"/>
        <w:szCs w:val="28"/>
        <w:lang w:val="sv-SE"/>
      </w:rPr>
    </w:pPr>
    <w:r w:rsidRPr="00DD6093">
      <w:rPr>
        <w:rFonts w:ascii="Times New Roman" w:eastAsia="Times New Roman" w:hAnsi="Times New Roman" w:cs="Times New Roman"/>
        <w:b/>
        <w:color w:val="000000"/>
        <w:sz w:val="28"/>
        <w:szCs w:val="28"/>
        <w:lang w:val="sv-SE"/>
      </w:rPr>
      <w:t>INSTITUT TEKNOLOGI SUMATERA</w:t>
    </w:r>
  </w:p>
  <w:p w14:paraId="0000039F"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b/>
        <w:color w:val="000000"/>
        <w:sz w:val="24"/>
        <w:szCs w:val="24"/>
        <w:lang w:val="sv-SE"/>
      </w:rPr>
    </w:pPr>
    <w:r w:rsidRPr="00DD6093">
      <w:rPr>
        <w:rFonts w:ascii="Times New Roman" w:eastAsia="Times New Roman" w:hAnsi="Times New Roman" w:cs="Times New Roman"/>
        <w:b/>
        <w:color w:val="000000"/>
        <w:sz w:val="24"/>
        <w:szCs w:val="24"/>
        <w:lang w:val="sv-SE"/>
      </w:rPr>
      <w:t>FAKULTAS TEKNOLOGI INDUSTRI</w:t>
    </w:r>
  </w:p>
  <w:p w14:paraId="000003A0" w14:textId="77777777" w:rsidR="00CE7775" w:rsidRPr="00DD6093"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lang w:val="sv-SE"/>
      </w:rPr>
    </w:pPr>
    <w:r w:rsidRPr="00DD6093">
      <w:rPr>
        <w:rFonts w:ascii="Times New Roman" w:eastAsia="Times New Roman" w:hAnsi="Times New Roman" w:cs="Times New Roman"/>
        <w:color w:val="000000"/>
        <w:sz w:val="24"/>
        <w:szCs w:val="24"/>
        <w:lang w:val="sv-SE"/>
      </w:rPr>
      <w:t>Jalan Terusan Ryacudu Way Hui, Kecamatan Jati Agung, Lampung Selatan 35365</w:t>
    </w:r>
  </w:p>
  <w:p w14:paraId="000003A1" w14:textId="77777777" w:rsidR="00CE7775" w:rsidRDefault="00000000">
    <w:pPr>
      <w:pBdr>
        <w:top w:val="nil"/>
        <w:left w:val="nil"/>
        <w:bottom w:val="nil"/>
        <w:right w:val="nil"/>
        <w:between w:val="nil"/>
      </w:pBdr>
      <w:tabs>
        <w:tab w:val="center" w:pos="4513"/>
        <w:tab w:val="right" w:pos="9026"/>
      </w:tabs>
      <w:spacing w:after="0" w:line="240" w:lineRule="auto"/>
      <w:ind w:left="1701"/>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Telepon</w:t>
    </w:r>
    <w:proofErr w:type="spellEnd"/>
    <w:r>
      <w:rPr>
        <w:rFonts w:ascii="Times New Roman" w:eastAsia="Times New Roman" w:hAnsi="Times New Roman" w:cs="Times New Roman"/>
        <w:color w:val="000000"/>
        <w:sz w:val="24"/>
        <w:szCs w:val="24"/>
      </w:rPr>
      <w:t>: (0721) 8030188 Website: fti.itera.ac.id, Email: fti@itera.ac.id</w:t>
    </w:r>
    <w:r>
      <w:rPr>
        <w:noProof/>
      </w:rPr>
      <mc:AlternateContent>
        <mc:Choice Requires="wps">
          <w:drawing>
            <wp:anchor distT="0" distB="0" distL="114300" distR="114300" simplePos="0" relativeHeight="251662336" behindDoc="0" locked="0" layoutInCell="1" hidden="0" allowOverlap="1" wp14:anchorId="62DDAD63" wp14:editId="6D5199F6">
              <wp:simplePos x="0" y="0"/>
              <wp:positionH relativeFrom="column">
                <wp:posOffset>-850896</wp:posOffset>
              </wp:positionH>
              <wp:positionV relativeFrom="paragraph">
                <wp:posOffset>241300</wp:posOffset>
              </wp:positionV>
              <wp:extent cx="0" cy="50800"/>
              <wp:effectExtent l="0" t="0" r="0" b="0"/>
              <wp:wrapNone/>
              <wp:docPr id="1883275065" name="Straight Arrow Connector 1883275065"/>
              <wp:cNvGraphicFramePr/>
              <a:graphic xmlns:a="http://schemas.openxmlformats.org/drawingml/2006/main">
                <a:graphicData uri="http://schemas.microsoft.com/office/word/2010/wordprocessingShape">
                  <wps:wsp>
                    <wps:cNvCnPr/>
                    <wps:spPr>
                      <a:xfrm>
                        <a:off x="0" y="3780000"/>
                        <a:ext cx="10692000" cy="0"/>
                      </a:xfrm>
                      <a:prstGeom prst="straightConnector1">
                        <a:avLst/>
                      </a:prstGeom>
                      <a:noFill/>
                      <a:ln w="50800"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-850896</wp:posOffset>
              </wp:positionH>
              <wp:positionV relativeFrom="paragraph">
                <wp:posOffset>241300</wp:posOffset>
              </wp:positionV>
              <wp:extent cx="0" cy="50800"/>
              <wp:effectExtent b="0" l="0" r="0" t="0"/>
              <wp:wrapNone/>
              <wp:docPr id="1883275065"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50800"/>
                      </a:xfrm>
                      <a:prstGeom prst="rect"/>
                      <a:ln/>
                    </pic:spPr>
                  </pic:pic>
                </a:graphicData>
              </a:graphic>
            </wp:anchor>
          </w:drawing>
        </mc:Fallback>
      </mc:AlternateContent>
    </w:r>
  </w:p>
  <w:p w14:paraId="000003A2" w14:textId="77777777" w:rsidR="00CE7775" w:rsidRDefault="00CE7775">
    <w:pPr>
      <w:widowControl w:val="0"/>
      <w:pBdr>
        <w:top w:val="nil"/>
        <w:left w:val="nil"/>
        <w:bottom w:val="nil"/>
        <w:right w:val="nil"/>
        <w:between w:val="nil"/>
      </w:pBdr>
      <w:spacing w:after="0" w:line="14" w:lineRule="auto"/>
      <w:ind w:left="1701"/>
      <w:rPr>
        <w:rFonts w:ascii="Palatino" w:eastAsia="Palatino" w:hAnsi="Palatino" w:cs="Palatino"/>
        <w:color w:val="000000"/>
        <w:sz w:val="20"/>
        <w:szCs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3A3" w14:textId="0B200716" w:rsidR="00CE7775" w:rsidRDefault="00000000">
    <w:pPr>
      <w:pBdr>
        <w:top w:val="nil"/>
        <w:left w:val="nil"/>
        <w:bottom w:val="nil"/>
        <w:right w:val="nil"/>
        <w:between w:val="nil"/>
      </w:pBdr>
      <w:tabs>
        <w:tab w:val="center" w:pos="4513"/>
        <w:tab w:val="right" w:pos="9026"/>
      </w:tabs>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DD6093">
      <w:rPr>
        <w:rFonts w:ascii="Times New Roman" w:eastAsia="Times New Roman" w:hAnsi="Times New Roman" w:cs="Times New Roman"/>
        <w:noProof/>
        <w:color w:val="000000"/>
      </w:rPr>
      <w:t>15</w:t>
    </w:r>
    <w:r>
      <w:rPr>
        <w:rFonts w:ascii="Times New Roman" w:eastAsia="Times New Roman" w:hAnsi="Times New Roman" w:cs="Times New Roman"/>
        <w:color w:val="000000"/>
      </w:rPr>
      <w:fldChar w:fldCharType="end"/>
    </w:r>
  </w:p>
  <w:p w14:paraId="000003A4" w14:textId="77777777" w:rsidR="00CE7775" w:rsidRDefault="00CE7775">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91A48"/>
    <w:multiLevelType w:val="multilevel"/>
    <w:tmpl w:val="C5B40482"/>
    <w:lvl w:ilvl="0">
      <w:start w:val="1"/>
      <w:numFmt w:val="bullet"/>
      <w:lvlText w:val="-"/>
      <w:lvlJc w:val="left"/>
      <w:pPr>
        <w:ind w:left="644" w:hanging="357"/>
      </w:pPr>
      <w:rPr>
        <w:rFonts w:ascii="Bookman Old Style" w:eastAsia="Bookman Old Style" w:hAnsi="Bookman Old Style" w:cs="Bookman Old Style"/>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7BD04C3"/>
    <w:multiLevelType w:val="multilevel"/>
    <w:tmpl w:val="DE7A693C"/>
    <w:lvl w:ilvl="0">
      <w:start w:val="1"/>
      <w:numFmt w:val="decimal"/>
      <w:lvlText w:val="%1."/>
      <w:lvlJc w:val="left"/>
      <w:pPr>
        <w:ind w:left="360" w:hanging="360"/>
      </w:pPr>
    </w:lvl>
    <w:lvl w:ilvl="1">
      <w:start w:val="1"/>
      <w:numFmt w:val="decimal"/>
      <w:lvlText w:val="%2."/>
      <w:lvlJc w:val="left"/>
      <w:pPr>
        <w:ind w:left="36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EB44317"/>
    <w:multiLevelType w:val="multilevel"/>
    <w:tmpl w:val="FDECF0DE"/>
    <w:lvl w:ilvl="0">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 w15:restartNumberingAfterBreak="0">
    <w:nsid w:val="129F073E"/>
    <w:multiLevelType w:val="multilevel"/>
    <w:tmpl w:val="200CBEE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5E2266E"/>
    <w:multiLevelType w:val="multilevel"/>
    <w:tmpl w:val="0D34F73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311D5C"/>
    <w:multiLevelType w:val="multilevel"/>
    <w:tmpl w:val="FF7244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4D711A9"/>
    <w:multiLevelType w:val="multilevel"/>
    <w:tmpl w:val="8D022E8E"/>
    <w:lvl w:ilvl="0">
      <w:start w:val="5"/>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43F71C64"/>
    <w:multiLevelType w:val="multilevel"/>
    <w:tmpl w:val="D48EFE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B5962EC"/>
    <w:multiLevelType w:val="multilevel"/>
    <w:tmpl w:val="7F229B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D2424D7"/>
    <w:multiLevelType w:val="multilevel"/>
    <w:tmpl w:val="29F2B84C"/>
    <w:lvl w:ilvl="0">
      <w:start w:val="1"/>
      <w:numFmt w:val="decimal"/>
      <w:lvlText w:val="%1."/>
      <w:lvlJc w:val="left"/>
      <w:pPr>
        <w:ind w:left="504" w:hanging="360"/>
      </w:pPr>
      <w:rPr>
        <w:color w:val="FFFFFF"/>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3DA2270"/>
    <w:multiLevelType w:val="multilevel"/>
    <w:tmpl w:val="DC123944"/>
    <w:lvl w:ilvl="0">
      <w:start w:val="1"/>
      <w:numFmt w:val="bullet"/>
      <w:lvlText w:val="-"/>
      <w:lvlJc w:val="left"/>
      <w:pPr>
        <w:ind w:left="1440" w:hanging="360"/>
      </w:pPr>
      <w:rPr>
        <w:rFonts w:ascii="Times New Roman" w:eastAsia="Times New Roman" w:hAnsi="Times New Roman" w:cs="Times New Roman"/>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7273807"/>
    <w:multiLevelType w:val="multilevel"/>
    <w:tmpl w:val="5240F0D4"/>
    <w:lvl w:ilvl="0">
      <w:start w:val="3"/>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2" w15:restartNumberingAfterBreak="0">
    <w:nsid w:val="5ADC6C5D"/>
    <w:multiLevelType w:val="multilevel"/>
    <w:tmpl w:val="0BD40A78"/>
    <w:lvl w:ilvl="0">
      <w:start w:val="1"/>
      <w:numFmt w:val="decimal"/>
      <w:lvlText w:val="%1."/>
      <w:lvlJc w:val="left"/>
      <w:pPr>
        <w:ind w:left="36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5BB60E7A"/>
    <w:multiLevelType w:val="multilevel"/>
    <w:tmpl w:val="068A1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D165A8C"/>
    <w:multiLevelType w:val="multilevel"/>
    <w:tmpl w:val="FEDE1BA2"/>
    <w:lvl w:ilvl="0">
      <w:start w:val="1"/>
      <w:numFmt w:val="decimal"/>
      <w:lvlText w:val="%1"/>
      <w:lvlJc w:val="left"/>
      <w:pPr>
        <w:ind w:left="360" w:hanging="360"/>
      </w:pPr>
      <w:rPr>
        <w:sz w:val="24"/>
        <w:szCs w:val="24"/>
      </w:rPr>
    </w:lvl>
    <w:lvl w:ilvl="1">
      <w:start w:val="1"/>
      <w:numFmt w:val="decimal"/>
      <w:lvlText w:val="%1.%2"/>
      <w:lvlJc w:val="left"/>
      <w:pPr>
        <w:ind w:left="360" w:hanging="360"/>
      </w:pPr>
      <w:rPr>
        <w:rFonts w:ascii="Times New Roman" w:eastAsia="Times New Roman" w:hAnsi="Times New Roman" w:cs="Times New Roman"/>
        <w:b/>
        <w:i w:val="0"/>
        <w:smallCaps w:val="0"/>
        <w:strike w:val="0"/>
        <w:u w:val="none"/>
        <w:vertAlign w:val="baseline"/>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5" w15:restartNumberingAfterBreak="0">
    <w:nsid w:val="65BA6571"/>
    <w:multiLevelType w:val="multilevel"/>
    <w:tmpl w:val="FEC8F0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6D54BE3"/>
    <w:multiLevelType w:val="multilevel"/>
    <w:tmpl w:val="0690289C"/>
    <w:lvl w:ilvl="0">
      <w:start w:val="1"/>
      <w:numFmt w:val="decimal"/>
      <w:lvlText w:val="[%1]"/>
      <w:lvlJc w:val="left"/>
      <w:pPr>
        <w:ind w:left="360" w:hanging="360"/>
      </w:pPr>
    </w:lvl>
    <w:lvl w:ilvl="1">
      <w:start w:val="1"/>
      <w:numFmt w:val="upp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688C04BF"/>
    <w:multiLevelType w:val="multilevel"/>
    <w:tmpl w:val="9A227180"/>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9715A3A"/>
    <w:multiLevelType w:val="multilevel"/>
    <w:tmpl w:val="3C8294A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6A314B1"/>
    <w:multiLevelType w:val="multilevel"/>
    <w:tmpl w:val="FA10FB52"/>
    <w:lvl w:ilvl="0">
      <w:start w:val="1"/>
      <w:numFmt w:val="decimal"/>
      <w:lvlText w:val="1.%1"/>
      <w:lvlJc w:val="left"/>
      <w:pPr>
        <w:ind w:left="720" w:hanging="360"/>
      </w:pPr>
    </w:lvl>
    <w:lvl w:ilvl="1">
      <w:start w:val="1"/>
      <w:numFmt w:val="lowerLetter"/>
      <w:lvlText w:val="%2."/>
      <w:lvlJc w:val="left"/>
      <w:pPr>
        <w:ind w:left="1440" w:hanging="360"/>
      </w:pPr>
    </w:lvl>
    <w:lvl w:ilvl="2">
      <w:start w:val="1"/>
      <w:numFmt w:val="decimal"/>
      <w:lvlText w:val="%3."/>
      <w:lvlJc w:val="left"/>
      <w:pPr>
        <w:ind w:left="3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36207745">
    <w:abstractNumId w:val="8"/>
  </w:num>
  <w:num w:numId="2" w16cid:durableId="1887719077">
    <w:abstractNumId w:val="18"/>
  </w:num>
  <w:num w:numId="3" w16cid:durableId="52705134">
    <w:abstractNumId w:val="6"/>
  </w:num>
  <w:num w:numId="4" w16cid:durableId="1996446697">
    <w:abstractNumId w:val="14"/>
  </w:num>
  <w:num w:numId="5" w16cid:durableId="1128474693">
    <w:abstractNumId w:val="19"/>
  </w:num>
  <w:num w:numId="6" w16cid:durableId="765804818">
    <w:abstractNumId w:val="5"/>
  </w:num>
  <w:num w:numId="7" w16cid:durableId="733814410">
    <w:abstractNumId w:val="13"/>
  </w:num>
  <w:num w:numId="8" w16cid:durableId="1401559480">
    <w:abstractNumId w:val="16"/>
  </w:num>
  <w:num w:numId="9" w16cid:durableId="1145707835">
    <w:abstractNumId w:val="9"/>
  </w:num>
  <w:num w:numId="10" w16cid:durableId="721444672">
    <w:abstractNumId w:val="2"/>
  </w:num>
  <w:num w:numId="11" w16cid:durableId="434524913">
    <w:abstractNumId w:val="3"/>
  </w:num>
  <w:num w:numId="12" w16cid:durableId="102384812">
    <w:abstractNumId w:val="17"/>
  </w:num>
  <w:num w:numId="13" w16cid:durableId="740761152">
    <w:abstractNumId w:val="4"/>
  </w:num>
  <w:num w:numId="14" w16cid:durableId="1754621346">
    <w:abstractNumId w:val="11"/>
  </w:num>
  <w:num w:numId="15" w16cid:durableId="1051005403">
    <w:abstractNumId w:val="7"/>
  </w:num>
  <w:num w:numId="16" w16cid:durableId="1188062216">
    <w:abstractNumId w:val="10"/>
  </w:num>
  <w:num w:numId="17" w16cid:durableId="1608733846">
    <w:abstractNumId w:val="15"/>
  </w:num>
  <w:num w:numId="18" w16cid:durableId="38167321">
    <w:abstractNumId w:val="1"/>
  </w:num>
  <w:num w:numId="19" w16cid:durableId="24719756">
    <w:abstractNumId w:val="12"/>
  </w:num>
  <w:num w:numId="20" w16cid:durableId="104644320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uhammad Yusuf">
    <w15:presenceInfo w15:providerId="Windows Live" w15:userId="6f5d402a96f164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775"/>
    <w:rsid w:val="000275D6"/>
    <w:rsid w:val="000371E6"/>
    <w:rsid w:val="00080277"/>
    <w:rsid w:val="00081811"/>
    <w:rsid w:val="000929E9"/>
    <w:rsid w:val="00097028"/>
    <w:rsid w:val="000A12D4"/>
    <w:rsid w:val="000D7534"/>
    <w:rsid w:val="000E6579"/>
    <w:rsid w:val="00121281"/>
    <w:rsid w:val="001A344E"/>
    <w:rsid w:val="001A7F1E"/>
    <w:rsid w:val="001D1F1C"/>
    <w:rsid w:val="001D3AC4"/>
    <w:rsid w:val="001F5D87"/>
    <w:rsid w:val="00231ECC"/>
    <w:rsid w:val="002363A9"/>
    <w:rsid w:val="002529E1"/>
    <w:rsid w:val="00261A32"/>
    <w:rsid w:val="002626BD"/>
    <w:rsid w:val="002868CE"/>
    <w:rsid w:val="002A1CCE"/>
    <w:rsid w:val="002D267C"/>
    <w:rsid w:val="0030369D"/>
    <w:rsid w:val="00307F46"/>
    <w:rsid w:val="003164FD"/>
    <w:rsid w:val="003A717B"/>
    <w:rsid w:val="00422CC7"/>
    <w:rsid w:val="00430150"/>
    <w:rsid w:val="00435158"/>
    <w:rsid w:val="0044355D"/>
    <w:rsid w:val="00487FEC"/>
    <w:rsid w:val="00490A35"/>
    <w:rsid w:val="004B26BD"/>
    <w:rsid w:val="004E2DB6"/>
    <w:rsid w:val="005100BB"/>
    <w:rsid w:val="00532FE2"/>
    <w:rsid w:val="00547394"/>
    <w:rsid w:val="00571504"/>
    <w:rsid w:val="00577E2B"/>
    <w:rsid w:val="005F4402"/>
    <w:rsid w:val="00602842"/>
    <w:rsid w:val="006431EA"/>
    <w:rsid w:val="00653ECF"/>
    <w:rsid w:val="006669B0"/>
    <w:rsid w:val="0068239E"/>
    <w:rsid w:val="00684C0D"/>
    <w:rsid w:val="006B0EBE"/>
    <w:rsid w:val="00716783"/>
    <w:rsid w:val="0073327B"/>
    <w:rsid w:val="00735112"/>
    <w:rsid w:val="007456D8"/>
    <w:rsid w:val="00755886"/>
    <w:rsid w:val="007574BC"/>
    <w:rsid w:val="00780B08"/>
    <w:rsid w:val="007A06D8"/>
    <w:rsid w:val="007A2E81"/>
    <w:rsid w:val="007A6063"/>
    <w:rsid w:val="007C19AB"/>
    <w:rsid w:val="007C7845"/>
    <w:rsid w:val="007E62E3"/>
    <w:rsid w:val="007F47AC"/>
    <w:rsid w:val="007F733D"/>
    <w:rsid w:val="00805B2C"/>
    <w:rsid w:val="00817A27"/>
    <w:rsid w:val="00830429"/>
    <w:rsid w:val="00853AA2"/>
    <w:rsid w:val="00864DAF"/>
    <w:rsid w:val="00874BD1"/>
    <w:rsid w:val="00886069"/>
    <w:rsid w:val="008B5214"/>
    <w:rsid w:val="008E35B2"/>
    <w:rsid w:val="0091338B"/>
    <w:rsid w:val="009133F8"/>
    <w:rsid w:val="00913B2D"/>
    <w:rsid w:val="00916460"/>
    <w:rsid w:val="00927A56"/>
    <w:rsid w:val="00941AAD"/>
    <w:rsid w:val="00946726"/>
    <w:rsid w:val="00950970"/>
    <w:rsid w:val="009531EC"/>
    <w:rsid w:val="009822BC"/>
    <w:rsid w:val="00982F2E"/>
    <w:rsid w:val="00994D7B"/>
    <w:rsid w:val="009A73D4"/>
    <w:rsid w:val="009B6A98"/>
    <w:rsid w:val="009C368F"/>
    <w:rsid w:val="009C62DB"/>
    <w:rsid w:val="009D1C52"/>
    <w:rsid w:val="009D310F"/>
    <w:rsid w:val="00A1378C"/>
    <w:rsid w:val="00A9466D"/>
    <w:rsid w:val="00A9637E"/>
    <w:rsid w:val="00AD5231"/>
    <w:rsid w:val="00AD7BB8"/>
    <w:rsid w:val="00AE418D"/>
    <w:rsid w:val="00AF43A1"/>
    <w:rsid w:val="00AF7934"/>
    <w:rsid w:val="00B001DF"/>
    <w:rsid w:val="00B15673"/>
    <w:rsid w:val="00B25685"/>
    <w:rsid w:val="00B2740B"/>
    <w:rsid w:val="00B41EA4"/>
    <w:rsid w:val="00B41F73"/>
    <w:rsid w:val="00B5582E"/>
    <w:rsid w:val="00B832C4"/>
    <w:rsid w:val="00BE09E7"/>
    <w:rsid w:val="00C1701B"/>
    <w:rsid w:val="00C242D1"/>
    <w:rsid w:val="00C319AC"/>
    <w:rsid w:val="00C33506"/>
    <w:rsid w:val="00C41A92"/>
    <w:rsid w:val="00C47D7E"/>
    <w:rsid w:val="00C571D5"/>
    <w:rsid w:val="00C87270"/>
    <w:rsid w:val="00C957E0"/>
    <w:rsid w:val="00C97B64"/>
    <w:rsid w:val="00CA678B"/>
    <w:rsid w:val="00CD3493"/>
    <w:rsid w:val="00CE7775"/>
    <w:rsid w:val="00D0330D"/>
    <w:rsid w:val="00D22B57"/>
    <w:rsid w:val="00D65AEC"/>
    <w:rsid w:val="00D73A29"/>
    <w:rsid w:val="00D8360F"/>
    <w:rsid w:val="00DC2491"/>
    <w:rsid w:val="00DD5ADA"/>
    <w:rsid w:val="00DD6093"/>
    <w:rsid w:val="00DE4FB6"/>
    <w:rsid w:val="00DF160B"/>
    <w:rsid w:val="00DF2899"/>
    <w:rsid w:val="00E15159"/>
    <w:rsid w:val="00E33CE4"/>
    <w:rsid w:val="00E4365B"/>
    <w:rsid w:val="00E75B99"/>
    <w:rsid w:val="00E75EEA"/>
    <w:rsid w:val="00E93C67"/>
    <w:rsid w:val="00EA0216"/>
    <w:rsid w:val="00EB70F5"/>
    <w:rsid w:val="00EC2B38"/>
    <w:rsid w:val="00EE4197"/>
    <w:rsid w:val="00EF0996"/>
    <w:rsid w:val="00F03BF0"/>
    <w:rsid w:val="00F60E12"/>
    <w:rsid w:val="00FC126E"/>
    <w:rsid w:val="00FD13E1"/>
    <w:rsid w:val="00FD6CFD"/>
    <w:rsid w:val="00FE44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0F164"/>
  <w15:docId w15:val="{5C72DA7F-3DD8-4A02-985B-DF06AC10E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60B"/>
  </w:style>
  <w:style w:type="paragraph" w:styleId="Heading1">
    <w:name w:val="heading 1"/>
    <w:basedOn w:val="Normal"/>
    <w:next w:val="Normal"/>
    <w:uiPriority w:val="9"/>
    <w:qFormat/>
    <w:pPr>
      <w:keepNext/>
      <w:keepLines/>
      <w:spacing w:before="240" w:after="0"/>
      <w:jc w:val="center"/>
      <w:outlineLvl w:val="0"/>
    </w:pPr>
    <w:rPr>
      <w:rFonts w:ascii="Bookman Old Style" w:eastAsia="Bookman Old Style" w:hAnsi="Bookman Old Style" w:cs="Bookman Old Style"/>
      <w:b/>
      <w:sz w:val="24"/>
      <w:szCs w:val="24"/>
    </w:rPr>
  </w:style>
  <w:style w:type="paragraph" w:styleId="Heading2">
    <w:name w:val="heading 2"/>
    <w:basedOn w:val="Normal"/>
    <w:next w:val="Normal"/>
    <w:uiPriority w:val="9"/>
    <w:unhideWhenUsed/>
    <w:qFormat/>
    <w:pPr>
      <w:spacing w:line="360" w:lineRule="auto"/>
      <w:ind w:left="1080" w:hanging="360"/>
      <w:outlineLvl w:val="1"/>
    </w:pPr>
    <w:rPr>
      <w:rFonts w:ascii="Bookman Old Style" w:eastAsia="Bookman Old Style" w:hAnsi="Bookman Old Style" w:cs="Bookman Old Style"/>
      <w:b/>
      <w:sz w:val="24"/>
      <w:szCs w:val="24"/>
    </w:rPr>
  </w:style>
  <w:style w:type="paragraph" w:styleId="Heading3">
    <w:name w:val="heading 3"/>
    <w:basedOn w:val="Normal"/>
    <w:next w:val="Normal"/>
    <w:uiPriority w:val="9"/>
    <w:unhideWhenUsed/>
    <w:qFormat/>
    <w:pPr>
      <w:keepNext/>
      <w:spacing w:before="240" w:after="60" w:line="240" w:lineRule="auto"/>
      <w:ind w:left="2160" w:hanging="180"/>
      <w:outlineLvl w:val="2"/>
    </w:pPr>
    <w:rPr>
      <w:b/>
      <w:sz w:val="26"/>
      <w:szCs w:val="26"/>
    </w:rPr>
  </w:style>
  <w:style w:type="paragraph" w:styleId="Heading4">
    <w:name w:val="heading 4"/>
    <w:basedOn w:val="Normal"/>
    <w:next w:val="Normal"/>
    <w:uiPriority w:val="9"/>
    <w:semiHidden/>
    <w:unhideWhenUsed/>
    <w:qFormat/>
    <w:pPr>
      <w:keepNext/>
      <w:spacing w:before="240" w:after="60" w:line="240" w:lineRule="auto"/>
      <w:ind w:left="2880" w:hanging="360"/>
      <w:outlineLvl w:val="3"/>
    </w:pPr>
    <w:rPr>
      <w:b/>
      <w:sz w:val="28"/>
      <w:szCs w:val="28"/>
    </w:rPr>
  </w:style>
  <w:style w:type="paragraph" w:styleId="Heading5">
    <w:name w:val="heading 5"/>
    <w:basedOn w:val="Normal"/>
    <w:next w:val="Normal"/>
    <w:uiPriority w:val="9"/>
    <w:semiHidden/>
    <w:unhideWhenUsed/>
    <w:qFormat/>
    <w:pPr>
      <w:spacing w:before="240" w:after="60" w:line="240" w:lineRule="auto"/>
      <w:ind w:left="3600" w:hanging="360"/>
      <w:outlineLvl w:val="4"/>
    </w:pPr>
    <w:rPr>
      <w:b/>
      <w:i/>
      <w:sz w:val="26"/>
      <w:szCs w:val="26"/>
    </w:rPr>
  </w:style>
  <w:style w:type="paragraph" w:styleId="Heading6">
    <w:name w:val="heading 6"/>
    <w:basedOn w:val="Normal"/>
    <w:next w:val="Normal"/>
    <w:uiPriority w:val="9"/>
    <w:semiHidden/>
    <w:unhideWhenUsed/>
    <w:qFormat/>
    <w:pPr>
      <w:spacing w:before="240" w:after="60" w:line="240" w:lineRule="auto"/>
      <w:ind w:left="4320" w:hanging="180"/>
      <w:outlineLvl w:val="5"/>
    </w:pPr>
    <w:rPr>
      <w:rFonts w:ascii="Times New Roman" w:eastAsia="Times New Roman" w:hAnsi="Times New Roman" w:cs="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547F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7F1E"/>
  </w:style>
  <w:style w:type="paragraph" w:styleId="Footer">
    <w:name w:val="footer"/>
    <w:basedOn w:val="Normal"/>
    <w:link w:val="FooterChar"/>
    <w:uiPriority w:val="99"/>
    <w:unhideWhenUsed/>
    <w:rsid w:val="00547F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7F1E"/>
  </w:style>
  <w:style w:type="table" w:styleId="TableGrid">
    <w:name w:val="Table Grid"/>
    <w:basedOn w:val="TableNormal"/>
    <w:uiPriority w:val="39"/>
    <w:rsid w:val="00403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039E5"/>
    <w:pPr>
      <w:ind w:left="720"/>
      <w:contextualSpacing/>
    </w:pPr>
  </w:style>
  <w:style w:type="table" w:customStyle="1" w:styleId="aa">
    <w:basedOn w:val="TableNormal"/>
    <w:tblPr>
      <w:tblStyleRowBandSize w:val="1"/>
      <w:tblStyleColBandSize w:val="1"/>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customStyle="1" w:styleId="aff7">
    <w:basedOn w:val="TableNormal"/>
    <w:tblPr>
      <w:tblStyleRowBandSize w:val="1"/>
      <w:tblStyleColBandSize w:val="1"/>
    </w:tblPr>
  </w:style>
  <w:style w:type="table" w:customStyle="1" w:styleId="a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7">
    <w:basedOn w:val="TableNormal"/>
    <w:tblPr>
      <w:tblStyleRowBandSize w:val="1"/>
      <w:tblStyleColBandSize w:val="1"/>
    </w:tblPr>
  </w:style>
  <w:style w:type="table" w:customStyle="1" w:styleId="afff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e">
    <w:basedOn w:val="TableNormal"/>
    <w:tblPr>
      <w:tblStyleRowBandSize w:val="1"/>
      <w:tblStyleColBandSize w:val="1"/>
      <w:tblCellMar>
        <w:left w:w="115" w:type="dxa"/>
        <w:right w:w="115" w:type="dxa"/>
      </w:tblCellMar>
    </w:tblPr>
  </w:style>
  <w:style w:type="table" w:customStyle="1" w:styleId="affff">
    <w:basedOn w:val="TableNormal"/>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3">
    <w:basedOn w:val="TableNormal"/>
    <w:pPr>
      <w:spacing w:after="0" w:line="240" w:lineRule="auto"/>
    </w:pPr>
    <w:tblPr>
      <w:tblStyleRowBandSize w:val="1"/>
      <w:tblStyleColBandSize w:val="1"/>
    </w:tblPr>
  </w:style>
  <w:style w:type="table" w:customStyle="1" w:styleId="afff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fff5">
    <w:basedOn w:val="TableNormal"/>
    <w:pPr>
      <w:spacing w:after="0" w:line="240" w:lineRule="auto"/>
    </w:pPr>
    <w:tblPr>
      <w:tblStyleRowBandSize w:val="1"/>
      <w:tblStyleColBandSize w:val="1"/>
    </w:tblPr>
  </w:style>
  <w:style w:type="table" w:customStyle="1" w:styleId="affff6">
    <w:basedOn w:val="TableNormal"/>
    <w:pPr>
      <w:spacing w:after="0" w:line="240" w:lineRule="auto"/>
    </w:pPr>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tblPr>
      <w:tblStyleRowBandSize w:val="1"/>
      <w:tblStyleColBandSize w:val="1"/>
    </w:tblPr>
  </w:style>
  <w:style w:type="paragraph" w:styleId="Revision">
    <w:name w:val="Revision"/>
    <w:hidden/>
    <w:uiPriority w:val="99"/>
    <w:semiHidden/>
    <w:rsid w:val="00C319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Ra+pf5KILGOXLWEWf2eEhluJzA==">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</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7B8CB2A-872F-4B5C-A6EF-5A6401464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18</Pages>
  <Words>2024</Words>
  <Characters>11543</Characters>
  <Application>Microsoft Office Word</Application>
  <DocSecurity>0</DocSecurity>
  <Lines>96</Lines>
  <Paragraphs>27</Paragraphs>
  <ScaleCrop>false</ScaleCrop>
  <Company/>
  <LinksUpToDate>false</LinksUpToDate>
  <CharactersWithSpaces>13540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Yusuf</cp:lastModifiedBy>
  <cp:revision>237</cp:revision>
  <cp:lastPrinted>2025-10-30T03:40:00Z</cp:lastPrinted>
  <dcterms:created xsi:type="dcterms:W3CDTF">2025-05-23T08:08:00Z</dcterms:created>
  <dcterms:modified xsi:type="dcterms:W3CDTF">2025-10-30T03:40:00Z</dcterms:modified>
</cp:coreProperties>
</file>